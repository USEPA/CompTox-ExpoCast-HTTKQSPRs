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D8100D">
      <w:pPr>
        <w:pStyle w:val="Subtitle"/>
        <w:jc w:val="center"/>
      </w:pPr>
      <w:r w:rsidRPr="00CB03DE">
        <w:t>ORD MANUSCRIPT COVER SHEET</w:t>
      </w:r>
    </w:p>
    <w:p w14:paraId="6DF15372" w14:textId="6071E922" w:rsidR="00823888" w:rsidRDefault="00CB03DE" w:rsidP="00D8100D">
      <w:pPr>
        <w:spacing w:line="240" w:lineRule="auto"/>
      </w:pPr>
      <w:r w:rsidRPr="00823888">
        <w:rPr>
          <w:b/>
        </w:rPr>
        <w:t>Title:</w:t>
      </w:r>
      <w:r w:rsidRPr="00823888">
        <w:t xml:space="preserve"> </w:t>
      </w:r>
      <w:r w:rsidR="00823888" w:rsidRPr="00823888">
        <w:t xml:space="preserve">Collaborative Evaluation of </w:t>
      </w:r>
      <w:r w:rsidR="00E162F6" w:rsidRPr="00E162F6">
        <w:rPr>
          <w:i/>
          <w:iCs/>
        </w:rPr>
        <w:t>In silico</w:t>
      </w:r>
      <w:r w:rsidR="00823888" w:rsidRPr="002721DF">
        <w:rPr>
          <w:i/>
          <w:iCs/>
        </w:rPr>
        <w:t xml:space="preserve"> </w:t>
      </w:r>
      <w:r w:rsidR="00823888" w:rsidRPr="00823888">
        <w:t>Predictions for High Throughput Toxicokinetics</w:t>
      </w:r>
      <w:r w:rsidR="003720B9">
        <w:t>: Toward</w:t>
      </w:r>
      <w:r w:rsidR="6D0B7798">
        <w:t>s</w:t>
      </w:r>
      <w:r w:rsidR="003720B9">
        <w:t xml:space="preserve"> a Consensus</w:t>
      </w:r>
    </w:p>
    <w:p w14:paraId="62464DB5" w14:textId="77777777" w:rsidR="00BB2CA9" w:rsidRPr="00BA08DC" w:rsidRDefault="00CB03DE" w:rsidP="00D8100D">
      <w:pPr>
        <w:spacing w:line="240" w:lineRule="auto"/>
        <w:rPr>
          <w:b/>
          <w:bCs/>
        </w:rPr>
      </w:pPr>
      <w:r w:rsidRPr="00BA08DC">
        <w:rPr>
          <w:b/>
          <w:bCs/>
        </w:rPr>
        <w:t xml:space="preserve">Authors: </w:t>
      </w:r>
    </w:p>
    <w:tbl>
      <w:tblPr>
        <w:tblStyle w:val="TableGrid"/>
        <w:tblW w:w="0" w:type="auto"/>
        <w:tblLook w:val="04A0" w:firstRow="1" w:lastRow="0" w:firstColumn="1" w:lastColumn="0" w:noHBand="0" w:noVBand="1"/>
      </w:tblPr>
      <w:tblGrid>
        <w:gridCol w:w="2838"/>
        <w:gridCol w:w="2889"/>
        <w:gridCol w:w="3623"/>
      </w:tblGrid>
      <w:tr w:rsidR="00BB2CA9" w14:paraId="60FDCA49" w14:textId="77777777" w:rsidTr="00C210C7">
        <w:tc>
          <w:tcPr>
            <w:tcW w:w="2838" w:type="dxa"/>
          </w:tcPr>
          <w:p w14:paraId="047AA26B" w14:textId="2737E367" w:rsidR="00BB2CA9" w:rsidRPr="00BA08DC" w:rsidRDefault="00BB2CA9" w:rsidP="00D8100D">
            <w:pPr>
              <w:spacing w:line="240" w:lineRule="auto"/>
              <w:rPr>
                <w:rFonts w:cstheme="minorHAnsi"/>
                <w:sz w:val="18"/>
                <w:szCs w:val="18"/>
              </w:rPr>
            </w:pPr>
            <w:r w:rsidRPr="00BA08DC">
              <w:rPr>
                <w:rFonts w:cstheme="minorHAnsi"/>
                <w:sz w:val="18"/>
                <w:szCs w:val="18"/>
              </w:rPr>
              <w:t>John Wambaugh</w:t>
            </w:r>
          </w:p>
        </w:tc>
        <w:tc>
          <w:tcPr>
            <w:tcW w:w="2889" w:type="dxa"/>
          </w:tcPr>
          <w:p w14:paraId="6FB5A51B" w14:textId="2D37E5FD" w:rsidR="00BB2CA9" w:rsidRPr="00BA08DC" w:rsidRDefault="00BB2CA9" w:rsidP="00D8100D">
            <w:pPr>
              <w:spacing w:line="240" w:lineRule="auto"/>
              <w:rPr>
                <w:rFonts w:cstheme="minorHAnsi"/>
                <w:sz w:val="18"/>
                <w:szCs w:val="18"/>
              </w:rPr>
            </w:pPr>
            <w:r w:rsidRPr="00BA08DC">
              <w:rPr>
                <w:rFonts w:cstheme="minorHAnsi"/>
                <w:sz w:val="18"/>
                <w:szCs w:val="18"/>
              </w:rPr>
              <w:t>1 EPA/ORD/CCTE</w:t>
            </w:r>
          </w:p>
        </w:tc>
        <w:tc>
          <w:tcPr>
            <w:tcW w:w="3623" w:type="dxa"/>
          </w:tcPr>
          <w:p w14:paraId="268BEC87" w14:textId="7E153667" w:rsidR="00BB2CA9" w:rsidRPr="00BA08DC" w:rsidRDefault="00000000" w:rsidP="00D8100D">
            <w:pPr>
              <w:spacing w:line="240" w:lineRule="auto"/>
              <w:rPr>
                <w:rFonts w:cstheme="minorHAnsi"/>
                <w:sz w:val="18"/>
                <w:szCs w:val="18"/>
              </w:rPr>
            </w:pPr>
            <w:hyperlink r:id="rId12" w:history="1">
              <w:r w:rsidR="00BB2CA9" w:rsidRPr="00BA08DC">
                <w:rPr>
                  <w:rStyle w:val="Hyperlink"/>
                  <w:rFonts w:cstheme="minorHAnsi"/>
                  <w:sz w:val="18"/>
                  <w:szCs w:val="18"/>
                </w:rPr>
                <w:t>Wambaugh.john@epa.gov</w:t>
              </w:r>
            </w:hyperlink>
          </w:p>
        </w:tc>
      </w:tr>
      <w:tr w:rsidR="00BB2CA9" w14:paraId="49ED804A" w14:textId="77777777" w:rsidTr="00C210C7">
        <w:tc>
          <w:tcPr>
            <w:tcW w:w="2838" w:type="dxa"/>
          </w:tcPr>
          <w:p w14:paraId="28556566" w14:textId="4518BD02" w:rsidR="00BB2CA9" w:rsidRPr="00BA08DC" w:rsidRDefault="00BB2CA9" w:rsidP="00D8100D">
            <w:pPr>
              <w:spacing w:line="240" w:lineRule="auto"/>
              <w:rPr>
                <w:rFonts w:cstheme="minorHAnsi"/>
                <w:sz w:val="18"/>
                <w:szCs w:val="18"/>
              </w:rPr>
            </w:pPr>
            <w:r w:rsidRPr="00BA08DC">
              <w:rPr>
                <w:rFonts w:cstheme="minorHAnsi"/>
                <w:sz w:val="18"/>
                <w:szCs w:val="18"/>
              </w:rPr>
              <w:t>Nisha Sipes</w:t>
            </w:r>
          </w:p>
        </w:tc>
        <w:tc>
          <w:tcPr>
            <w:tcW w:w="2889" w:type="dxa"/>
          </w:tcPr>
          <w:p w14:paraId="6F1FC521" w14:textId="539EDC32" w:rsidR="00BB2CA9" w:rsidRPr="00BA08DC" w:rsidRDefault="00BB2CA9" w:rsidP="00D8100D">
            <w:pPr>
              <w:spacing w:line="240" w:lineRule="auto"/>
              <w:rPr>
                <w:rFonts w:cstheme="minorHAnsi"/>
                <w:sz w:val="18"/>
                <w:szCs w:val="18"/>
              </w:rPr>
            </w:pPr>
            <w:r w:rsidRPr="00BA08DC">
              <w:rPr>
                <w:rFonts w:cstheme="minorHAnsi"/>
                <w:sz w:val="18"/>
                <w:szCs w:val="18"/>
              </w:rPr>
              <w:t>1</w:t>
            </w:r>
          </w:p>
        </w:tc>
        <w:tc>
          <w:tcPr>
            <w:tcW w:w="3623" w:type="dxa"/>
          </w:tcPr>
          <w:p w14:paraId="30DA8357" w14:textId="1C7E7546" w:rsidR="00BB2CA9" w:rsidRPr="00BA08DC" w:rsidRDefault="00000000" w:rsidP="00D8100D">
            <w:pPr>
              <w:spacing w:line="240" w:lineRule="auto"/>
              <w:rPr>
                <w:rFonts w:cstheme="minorHAnsi"/>
                <w:sz w:val="18"/>
                <w:szCs w:val="18"/>
              </w:rPr>
            </w:pPr>
            <w:hyperlink r:id="rId13" w:history="1">
              <w:r w:rsidR="00BB2CA9" w:rsidRPr="00BA08DC">
                <w:rPr>
                  <w:rStyle w:val="Hyperlink"/>
                  <w:rFonts w:cstheme="minorHAnsi"/>
                  <w:sz w:val="18"/>
                  <w:szCs w:val="18"/>
                </w:rPr>
                <w:t>Sipes.nisha@epa.gov</w:t>
              </w:r>
            </w:hyperlink>
          </w:p>
        </w:tc>
      </w:tr>
      <w:tr w:rsidR="00D256D7" w14:paraId="53C2B604" w14:textId="77777777" w:rsidTr="00C210C7">
        <w:tc>
          <w:tcPr>
            <w:tcW w:w="2838" w:type="dxa"/>
          </w:tcPr>
          <w:p w14:paraId="060A68AD" w14:textId="6B98E8CE" w:rsidR="00D256D7" w:rsidRPr="00BA08DC" w:rsidRDefault="00D256D7" w:rsidP="00D256D7">
            <w:pPr>
              <w:spacing w:line="240" w:lineRule="auto"/>
              <w:rPr>
                <w:rFonts w:cstheme="minorHAnsi"/>
                <w:sz w:val="18"/>
                <w:szCs w:val="18"/>
              </w:rPr>
            </w:pPr>
            <w:r w:rsidRPr="00BA08DC">
              <w:rPr>
                <w:rFonts w:cstheme="minorHAnsi"/>
                <w:sz w:val="18"/>
                <w:szCs w:val="18"/>
              </w:rPr>
              <w:t>Gilberto Padilla Mercado</w:t>
            </w:r>
          </w:p>
        </w:tc>
        <w:tc>
          <w:tcPr>
            <w:tcW w:w="2889" w:type="dxa"/>
          </w:tcPr>
          <w:p w14:paraId="585E755C" w14:textId="34F599C7" w:rsidR="00D256D7" w:rsidRPr="00BA08DC" w:rsidRDefault="00D256D7" w:rsidP="00D256D7">
            <w:pPr>
              <w:spacing w:line="240" w:lineRule="auto"/>
              <w:rPr>
                <w:rFonts w:cstheme="minorHAnsi"/>
                <w:sz w:val="18"/>
                <w:szCs w:val="18"/>
              </w:rPr>
            </w:pPr>
            <w:r w:rsidRPr="00BA08DC">
              <w:rPr>
                <w:rFonts w:cstheme="minorHAnsi"/>
                <w:sz w:val="18"/>
                <w:szCs w:val="18"/>
              </w:rPr>
              <w:t>1</w:t>
            </w:r>
            <w:r w:rsidR="00ED1765" w:rsidRPr="00BA08DC">
              <w:rPr>
                <w:rFonts w:cstheme="minorHAnsi"/>
                <w:sz w:val="18"/>
                <w:szCs w:val="18"/>
              </w:rPr>
              <w:t>, 2</w:t>
            </w:r>
          </w:p>
        </w:tc>
        <w:tc>
          <w:tcPr>
            <w:tcW w:w="3623" w:type="dxa"/>
          </w:tcPr>
          <w:p w14:paraId="3AC93352" w14:textId="6AD6FDE8" w:rsidR="00D256D7" w:rsidRPr="00BA08DC" w:rsidRDefault="00000000" w:rsidP="00D256D7">
            <w:pPr>
              <w:spacing w:line="240" w:lineRule="auto"/>
              <w:rPr>
                <w:rFonts w:cstheme="minorHAnsi"/>
                <w:sz w:val="18"/>
                <w:szCs w:val="18"/>
              </w:rPr>
            </w:pPr>
            <w:hyperlink r:id="rId14" w:history="1">
              <w:r w:rsidR="00D256D7" w:rsidRPr="00BA08DC">
                <w:rPr>
                  <w:rStyle w:val="Hyperlink"/>
                  <w:rFonts w:cstheme="minorHAnsi"/>
                  <w:sz w:val="18"/>
                  <w:szCs w:val="18"/>
                </w:rPr>
                <w:t>PadillaMercado.Gilberto@epa.gov</w:t>
              </w:r>
            </w:hyperlink>
          </w:p>
        </w:tc>
      </w:tr>
      <w:tr w:rsidR="00D256D7" w14:paraId="60BC6F89" w14:textId="77777777" w:rsidTr="00C210C7">
        <w:tc>
          <w:tcPr>
            <w:tcW w:w="2838" w:type="dxa"/>
          </w:tcPr>
          <w:p w14:paraId="5A69795F" w14:textId="5C3258A3" w:rsidR="00D256D7" w:rsidRPr="00BA08DC" w:rsidRDefault="00D256D7" w:rsidP="00D256D7">
            <w:pPr>
              <w:spacing w:line="240" w:lineRule="auto"/>
              <w:rPr>
                <w:rFonts w:cstheme="minorHAnsi"/>
                <w:sz w:val="18"/>
                <w:szCs w:val="18"/>
              </w:rPr>
            </w:pPr>
            <w:r w:rsidRPr="00BA08DC">
              <w:rPr>
                <w:rFonts w:cstheme="minorHAnsi"/>
                <w:sz w:val="18"/>
                <w:szCs w:val="18"/>
              </w:rPr>
              <w:t>Jon Arnot</w:t>
            </w:r>
          </w:p>
        </w:tc>
        <w:tc>
          <w:tcPr>
            <w:tcW w:w="2889" w:type="dxa"/>
          </w:tcPr>
          <w:p w14:paraId="1B62068F" w14:textId="75F922BE" w:rsidR="00D256D7" w:rsidRPr="00BA08DC" w:rsidRDefault="00AF6B90" w:rsidP="00D256D7">
            <w:pPr>
              <w:spacing w:line="240" w:lineRule="auto"/>
              <w:rPr>
                <w:rFonts w:cstheme="minorHAnsi"/>
                <w:sz w:val="18"/>
                <w:szCs w:val="18"/>
              </w:rPr>
            </w:pPr>
            <w:r w:rsidRPr="00BA08DC">
              <w:rPr>
                <w:rFonts w:cstheme="minorHAnsi"/>
                <w:sz w:val="18"/>
                <w:szCs w:val="18"/>
              </w:rPr>
              <w:t>3</w:t>
            </w:r>
            <w:r w:rsidR="00D256D7" w:rsidRPr="00BA08DC">
              <w:rPr>
                <w:rFonts w:cstheme="minorHAnsi"/>
                <w:sz w:val="18"/>
                <w:szCs w:val="18"/>
              </w:rPr>
              <w:t xml:space="preserve"> Arnot Research &amp; Consulting</w:t>
            </w:r>
          </w:p>
        </w:tc>
        <w:tc>
          <w:tcPr>
            <w:tcW w:w="3623" w:type="dxa"/>
          </w:tcPr>
          <w:p w14:paraId="1AA255A6" w14:textId="31DAD978" w:rsidR="00D256D7" w:rsidRPr="00BA08DC" w:rsidRDefault="00000000" w:rsidP="00D256D7">
            <w:pPr>
              <w:spacing w:line="240" w:lineRule="auto"/>
              <w:rPr>
                <w:rFonts w:cstheme="minorHAnsi"/>
                <w:sz w:val="18"/>
                <w:szCs w:val="18"/>
              </w:rPr>
            </w:pPr>
            <w:hyperlink r:id="rId15" w:history="1">
              <w:r w:rsidR="00D256D7" w:rsidRPr="00BA08DC">
                <w:rPr>
                  <w:rStyle w:val="Hyperlink"/>
                  <w:rFonts w:cstheme="minorHAnsi"/>
                  <w:sz w:val="18"/>
                  <w:szCs w:val="18"/>
                </w:rPr>
                <w:t>jon@arnotresearch.com</w:t>
              </w:r>
            </w:hyperlink>
          </w:p>
        </w:tc>
      </w:tr>
      <w:tr w:rsidR="00D256D7" w14:paraId="5CAA61AA" w14:textId="77777777" w:rsidTr="00C210C7">
        <w:tc>
          <w:tcPr>
            <w:tcW w:w="2838" w:type="dxa"/>
          </w:tcPr>
          <w:p w14:paraId="1EDE4486" w14:textId="0F71A129" w:rsidR="00D256D7" w:rsidRPr="00BA08DC" w:rsidRDefault="00D256D7" w:rsidP="00D256D7">
            <w:pPr>
              <w:spacing w:line="240" w:lineRule="auto"/>
              <w:rPr>
                <w:rFonts w:cstheme="minorHAnsi"/>
                <w:sz w:val="18"/>
                <w:szCs w:val="18"/>
              </w:rPr>
            </w:pPr>
            <w:r w:rsidRPr="00BA08DC">
              <w:rPr>
                <w:rFonts w:cstheme="minorHAnsi"/>
                <w:sz w:val="18"/>
                <w:szCs w:val="18"/>
              </w:rPr>
              <w:t>Linda Bertato</w:t>
            </w:r>
          </w:p>
        </w:tc>
        <w:tc>
          <w:tcPr>
            <w:tcW w:w="2889" w:type="dxa"/>
          </w:tcPr>
          <w:p w14:paraId="4FF79122" w14:textId="0B73A509" w:rsidR="00D256D7" w:rsidRPr="00BA08DC" w:rsidRDefault="00AF6B90" w:rsidP="00D256D7">
            <w:pPr>
              <w:spacing w:line="240" w:lineRule="auto"/>
              <w:rPr>
                <w:rFonts w:cstheme="minorHAnsi"/>
                <w:sz w:val="18"/>
                <w:szCs w:val="18"/>
              </w:rPr>
            </w:pPr>
            <w:r w:rsidRPr="00BA08DC">
              <w:rPr>
                <w:rFonts w:cstheme="minorHAnsi"/>
                <w:sz w:val="18"/>
                <w:szCs w:val="18"/>
              </w:rPr>
              <w:t>4</w:t>
            </w:r>
            <w:r w:rsidR="00D256D7" w:rsidRPr="00BA08DC">
              <w:rPr>
                <w:rFonts w:cstheme="minorHAnsi"/>
                <w:sz w:val="18"/>
                <w:szCs w:val="18"/>
              </w:rPr>
              <w:t xml:space="preserve"> University of Insubria, Varese</w:t>
            </w:r>
          </w:p>
        </w:tc>
        <w:tc>
          <w:tcPr>
            <w:tcW w:w="3623" w:type="dxa"/>
          </w:tcPr>
          <w:p w14:paraId="6787B7FD" w14:textId="279E9244" w:rsidR="00AF6B90" w:rsidRPr="00BA08DC" w:rsidRDefault="00000000" w:rsidP="00D256D7">
            <w:pPr>
              <w:spacing w:line="240" w:lineRule="auto"/>
              <w:rPr>
                <w:rFonts w:cstheme="minorHAnsi"/>
                <w:sz w:val="18"/>
                <w:szCs w:val="18"/>
              </w:rPr>
            </w:pPr>
            <w:hyperlink r:id="rId16" w:history="1">
              <w:r w:rsidR="00AF6B90" w:rsidRPr="00BA08DC">
                <w:rPr>
                  <w:rStyle w:val="Hyperlink"/>
                  <w:rFonts w:cstheme="minorHAnsi"/>
                  <w:sz w:val="18"/>
                  <w:szCs w:val="18"/>
                </w:rPr>
                <w:t>l.bertato@uninsubria.it</w:t>
              </w:r>
            </w:hyperlink>
          </w:p>
        </w:tc>
      </w:tr>
      <w:tr w:rsidR="00D256D7" w14:paraId="76304780" w14:textId="77777777" w:rsidTr="00C210C7">
        <w:tc>
          <w:tcPr>
            <w:tcW w:w="2838" w:type="dxa"/>
          </w:tcPr>
          <w:p w14:paraId="0E61591E" w14:textId="3203C70C" w:rsidR="00D256D7" w:rsidRPr="00BA08DC" w:rsidRDefault="00D256D7" w:rsidP="00D256D7">
            <w:pPr>
              <w:spacing w:line="240" w:lineRule="auto"/>
              <w:rPr>
                <w:rFonts w:cstheme="minorHAnsi"/>
                <w:sz w:val="18"/>
                <w:szCs w:val="18"/>
              </w:rPr>
            </w:pPr>
            <w:r w:rsidRPr="00BA08DC">
              <w:rPr>
                <w:rFonts w:cstheme="minorHAnsi"/>
                <w:sz w:val="18"/>
                <w:szCs w:val="18"/>
              </w:rPr>
              <w:t>Trevor Brown</w:t>
            </w:r>
          </w:p>
        </w:tc>
        <w:tc>
          <w:tcPr>
            <w:tcW w:w="2889" w:type="dxa"/>
          </w:tcPr>
          <w:p w14:paraId="47A4922A" w14:textId="7CAF70D1" w:rsidR="00D256D7" w:rsidRPr="00BA08DC" w:rsidRDefault="00AF6B90" w:rsidP="00D256D7">
            <w:pPr>
              <w:spacing w:line="240" w:lineRule="auto"/>
              <w:rPr>
                <w:rFonts w:cstheme="minorHAnsi"/>
                <w:sz w:val="18"/>
                <w:szCs w:val="18"/>
              </w:rPr>
            </w:pPr>
            <w:r w:rsidRPr="00BA08DC">
              <w:rPr>
                <w:rFonts w:cstheme="minorHAnsi"/>
                <w:sz w:val="18"/>
                <w:szCs w:val="18"/>
              </w:rPr>
              <w:t>3</w:t>
            </w:r>
          </w:p>
        </w:tc>
        <w:tc>
          <w:tcPr>
            <w:tcW w:w="3623" w:type="dxa"/>
          </w:tcPr>
          <w:p w14:paraId="0F882CED" w14:textId="6E1E895E" w:rsidR="00D256D7" w:rsidRPr="00BA08DC" w:rsidRDefault="00000000" w:rsidP="00D256D7">
            <w:pPr>
              <w:spacing w:line="240" w:lineRule="auto"/>
              <w:rPr>
                <w:rFonts w:cstheme="minorHAnsi"/>
                <w:sz w:val="18"/>
                <w:szCs w:val="18"/>
              </w:rPr>
            </w:pPr>
            <w:hyperlink r:id="rId17" w:history="1">
              <w:r w:rsidR="00D256D7" w:rsidRPr="00BA08DC">
                <w:rPr>
                  <w:rStyle w:val="Hyperlink"/>
                  <w:rFonts w:cstheme="minorHAnsi"/>
                  <w:sz w:val="18"/>
                  <w:szCs w:val="18"/>
                </w:rPr>
                <w:t>trevor.n.brown@gmail.com</w:t>
              </w:r>
            </w:hyperlink>
          </w:p>
        </w:tc>
      </w:tr>
      <w:tr w:rsidR="00D256D7" w14:paraId="2348642F" w14:textId="77777777" w:rsidTr="00C210C7">
        <w:tc>
          <w:tcPr>
            <w:tcW w:w="2838" w:type="dxa"/>
          </w:tcPr>
          <w:p w14:paraId="47FC845F" w14:textId="2B38194C" w:rsidR="00D256D7" w:rsidRPr="00BA08DC" w:rsidRDefault="00D256D7" w:rsidP="00D256D7">
            <w:pPr>
              <w:spacing w:line="240" w:lineRule="auto"/>
              <w:rPr>
                <w:rFonts w:cstheme="minorHAnsi"/>
                <w:sz w:val="18"/>
                <w:szCs w:val="18"/>
              </w:rPr>
            </w:pPr>
            <w:r w:rsidRPr="00BA08DC">
              <w:rPr>
                <w:rFonts w:cstheme="minorHAnsi"/>
                <w:sz w:val="18"/>
                <w:szCs w:val="18"/>
              </w:rPr>
              <w:t>Nicola Chirico</w:t>
            </w:r>
          </w:p>
        </w:tc>
        <w:tc>
          <w:tcPr>
            <w:tcW w:w="2889" w:type="dxa"/>
          </w:tcPr>
          <w:p w14:paraId="3D6F0E06" w14:textId="09310477" w:rsidR="00D256D7" w:rsidRPr="00BA08DC" w:rsidRDefault="00AF6B90" w:rsidP="00D256D7">
            <w:pPr>
              <w:spacing w:line="240" w:lineRule="auto"/>
              <w:rPr>
                <w:rFonts w:cstheme="minorHAnsi"/>
                <w:sz w:val="18"/>
                <w:szCs w:val="18"/>
              </w:rPr>
            </w:pPr>
            <w:r w:rsidRPr="00BA08DC">
              <w:rPr>
                <w:rFonts w:cstheme="minorHAnsi"/>
                <w:sz w:val="18"/>
                <w:szCs w:val="18"/>
              </w:rPr>
              <w:t>4</w:t>
            </w:r>
          </w:p>
        </w:tc>
        <w:tc>
          <w:tcPr>
            <w:tcW w:w="3623" w:type="dxa"/>
          </w:tcPr>
          <w:p w14:paraId="6879CA07" w14:textId="5056CE35" w:rsidR="00AF6B90" w:rsidRPr="00BA08DC" w:rsidRDefault="00000000" w:rsidP="00D256D7">
            <w:pPr>
              <w:spacing w:line="240" w:lineRule="auto"/>
              <w:rPr>
                <w:rFonts w:cstheme="minorHAnsi"/>
                <w:sz w:val="18"/>
                <w:szCs w:val="18"/>
              </w:rPr>
            </w:pPr>
            <w:hyperlink r:id="rId18" w:history="1">
              <w:r w:rsidR="00AF6B90" w:rsidRPr="00BA08DC">
                <w:rPr>
                  <w:rStyle w:val="Hyperlink"/>
                  <w:rFonts w:cstheme="minorHAnsi"/>
                  <w:sz w:val="18"/>
                  <w:szCs w:val="18"/>
                </w:rPr>
                <w:t>nicola.chirico@uninsubria.it</w:t>
              </w:r>
            </w:hyperlink>
          </w:p>
        </w:tc>
      </w:tr>
      <w:tr w:rsidR="00D256D7" w14:paraId="65FB5A8D" w14:textId="77777777" w:rsidTr="00C210C7">
        <w:tc>
          <w:tcPr>
            <w:tcW w:w="2838" w:type="dxa"/>
          </w:tcPr>
          <w:p w14:paraId="6CF6E326" w14:textId="5E9BF1C2" w:rsidR="00D256D7" w:rsidRPr="00BA08DC" w:rsidRDefault="00D256D7" w:rsidP="00D256D7">
            <w:pPr>
              <w:spacing w:line="240" w:lineRule="auto"/>
              <w:rPr>
                <w:rFonts w:cstheme="minorHAnsi"/>
                <w:sz w:val="18"/>
                <w:szCs w:val="18"/>
              </w:rPr>
            </w:pPr>
            <w:r w:rsidRPr="00BA08DC">
              <w:rPr>
                <w:rFonts w:cstheme="minorHAnsi"/>
                <w:sz w:val="18"/>
                <w:szCs w:val="18"/>
              </w:rPr>
              <w:t>Chris Cook</w:t>
            </w:r>
          </w:p>
        </w:tc>
        <w:tc>
          <w:tcPr>
            <w:tcW w:w="2889" w:type="dxa"/>
          </w:tcPr>
          <w:p w14:paraId="5675123A" w14:textId="2753788A" w:rsidR="00D256D7" w:rsidRPr="00BA08DC" w:rsidRDefault="00D256D7" w:rsidP="00D256D7">
            <w:pPr>
              <w:spacing w:line="240" w:lineRule="auto"/>
              <w:rPr>
                <w:rFonts w:cstheme="minorHAnsi"/>
                <w:sz w:val="18"/>
                <w:szCs w:val="18"/>
              </w:rPr>
            </w:pPr>
            <w:r w:rsidRPr="00BA08DC">
              <w:rPr>
                <w:rFonts w:cstheme="minorHAnsi"/>
                <w:sz w:val="18"/>
                <w:szCs w:val="18"/>
              </w:rPr>
              <w:t>1</w:t>
            </w:r>
            <w:r w:rsidR="00AF6B90" w:rsidRPr="00BA08DC">
              <w:rPr>
                <w:rFonts w:cstheme="minorHAnsi"/>
                <w:sz w:val="18"/>
                <w:szCs w:val="18"/>
              </w:rPr>
              <w:t>,2</w:t>
            </w:r>
          </w:p>
        </w:tc>
        <w:tc>
          <w:tcPr>
            <w:tcW w:w="3623" w:type="dxa"/>
          </w:tcPr>
          <w:p w14:paraId="64492AC9" w14:textId="4A4C6815" w:rsidR="00D256D7" w:rsidRPr="00BA08DC" w:rsidRDefault="00000000" w:rsidP="00D256D7">
            <w:pPr>
              <w:spacing w:line="240" w:lineRule="auto"/>
              <w:rPr>
                <w:rFonts w:cstheme="minorHAnsi"/>
                <w:sz w:val="18"/>
                <w:szCs w:val="18"/>
              </w:rPr>
            </w:pPr>
            <w:hyperlink r:id="rId19" w:history="1">
              <w:r w:rsidR="00D256D7" w:rsidRPr="00BA08DC">
                <w:rPr>
                  <w:rStyle w:val="Hyperlink"/>
                  <w:rFonts w:cstheme="minorHAnsi"/>
                  <w:sz w:val="18"/>
                  <w:szCs w:val="18"/>
                </w:rPr>
                <w:t>cookchristopher732@gmail.com</w:t>
              </w:r>
            </w:hyperlink>
          </w:p>
        </w:tc>
      </w:tr>
      <w:tr w:rsidR="00D256D7" w14:paraId="773CC8B2" w14:textId="77777777" w:rsidTr="00C210C7">
        <w:tc>
          <w:tcPr>
            <w:tcW w:w="2838" w:type="dxa"/>
          </w:tcPr>
          <w:p w14:paraId="5457FB27" w14:textId="6DBD9E84" w:rsidR="00D256D7" w:rsidRPr="00BA08DC" w:rsidRDefault="00D256D7" w:rsidP="00D256D7">
            <w:pPr>
              <w:spacing w:line="240" w:lineRule="auto"/>
              <w:rPr>
                <w:rFonts w:cstheme="minorHAnsi"/>
                <w:sz w:val="18"/>
                <w:szCs w:val="18"/>
              </w:rPr>
            </w:pPr>
            <w:r w:rsidRPr="00BA08DC">
              <w:rPr>
                <w:rFonts w:cstheme="minorHAnsi"/>
                <w:sz w:val="18"/>
                <w:szCs w:val="18"/>
              </w:rPr>
              <w:t>Daniel Dawson</w:t>
            </w:r>
          </w:p>
        </w:tc>
        <w:tc>
          <w:tcPr>
            <w:tcW w:w="2889" w:type="dxa"/>
          </w:tcPr>
          <w:p w14:paraId="4E4AE700" w14:textId="3B0CA007" w:rsidR="00D256D7" w:rsidRPr="00BA08DC" w:rsidRDefault="00D256D7" w:rsidP="00D256D7">
            <w:pPr>
              <w:spacing w:line="240" w:lineRule="auto"/>
              <w:rPr>
                <w:rFonts w:cstheme="minorHAnsi"/>
                <w:sz w:val="18"/>
                <w:szCs w:val="18"/>
              </w:rPr>
            </w:pPr>
            <w:r w:rsidRPr="00BA08DC">
              <w:rPr>
                <w:rFonts w:cstheme="minorHAnsi"/>
                <w:sz w:val="18"/>
                <w:szCs w:val="18"/>
              </w:rPr>
              <w:t>1</w:t>
            </w:r>
            <w:r w:rsidR="00080597">
              <w:rPr>
                <w:rFonts w:cstheme="minorHAnsi"/>
                <w:sz w:val="18"/>
                <w:szCs w:val="18"/>
              </w:rPr>
              <w:t>,5 Integral</w:t>
            </w:r>
          </w:p>
        </w:tc>
        <w:tc>
          <w:tcPr>
            <w:tcW w:w="3623" w:type="dxa"/>
          </w:tcPr>
          <w:p w14:paraId="2A8CD10E" w14:textId="28E6DD3D" w:rsidR="00D256D7" w:rsidRPr="00BA08DC" w:rsidRDefault="00000000" w:rsidP="00D256D7">
            <w:pPr>
              <w:spacing w:line="240" w:lineRule="auto"/>
              <w:rPr>
                <w:rFonts w:cstheme="minorHAnsi"/>
                <w:sz w:val="18"/>
                <w:szCs w:val="18"/>
              </w:rPr>
            </w:pPr>
            <w:hyperlink r:id="rId20" w:history="1">
              <w:r w:rsidR="00D256D7" w:rsidRPr="00BA08DC">
                <w:rPr>
                  <w:rStyle w:val="Hyperlink"/>
                  <w:rFonts w:cstheme="minorHAnsi"/>
                  <w:sz w:val="18"/>
                  <w:szCs w:val="18"/>
                </w:rPr>
                <w:t>ddawson@integral-corp.com</w:t>
              </w:r>
            </w:hyperlink>
          </w:p>
        </w:tc>
      </w:tr>
      <w:tr w:rsidR="00D256D7" w14:paraId="5CEA84D2" w14:textId="77777777" w:rsidTr="00C210C7">
        <w:tc>
          <w:tcPr>
            <w:tcW w:w="2838" w:type="dxa"/>
          </w:tcPr>
          <w:p w14:paraId="04EF4A7A" w14:textId="6126592C" w:rsidR="00D256D7" w:rsidRPr="00BA08DC" w:rsidRDefault="00D256D7" w:rsidP="00D256D7">
            <w:pPr>
              <w:spacing w:line="240" w:lineRule="auto"/>
              <w:rPr>
                <w:rFonts w:cstheme="minorHAnsi"/>
                <w:sz w:val="18"/>
                <w:szCs w:val="18"/>
              </w:rPr>
            </w:pPr>
            <w:r w:rsidRPr="00BA08DC">
              <w:rPr>
                <w:rFonts w:cstheme="minorHAnsi"/>
                <w:sz w:val="18"/>
                <w:szCs w:val="18"/>
              </w:rPr>
              <w:t>Sarah Davidson</w:t>
            </w:r>
            <w:r w:rsidR="0039584A">
              <w:rPr>
                <w:rFonts w:cstheme="minorHAnsi"/>
                <w:sz w:val="18"/>
                <w:szCs w:val="18"/>
              </w:rPr>
              <w:t>-</w:t>
            </w:r>
            <w:r w:rsidRPr="00BA08DC">
              <w:rPr>
                <w:rFonts w:cstheme="minorHAnsi"/>
                <w:sz w:val="18"/>
                <w:szCs w:val="18"/>
              </w:rPr>
              <w:t>Fritz</w:t>
            </w:r>
          </w:p>
        </w:tc>
        <w:tc>
          <w:tcPr>
            <w:tcW w:w="2889" w:type="dxa"/>
          </w:tcPr>
          <w:p w14:paraId="6B08DA92" w14:textId="48EE852F"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DB61257" w14:textId="24843B32" w:rsidR="00D256D7" w:rsidRPr="00BA08DC" w:rsidRDefault="00000000" w:rsidP="00D256D7">
            <w:pPr>
              <w:spacing w:line="240" w:lineRule="auto"/>
              <w:rPr>
                <w:rFonts w:cstheme="minorHAnsi"/>
                <w:sz w:val="18"/>
                <w:szCs w:val="18"/>
              </w:rPr>
            </w:pPr>
            <w:hyperlink r:id="rId21" w:history="1">
              <w:r w:rsidR="00D256D7" w:rsidRPr="00BA08DC">
                <w:rPr>
                  <w:rStyle w:val="Hyperlink"/>
                  <w:rFonts w:cstheme="minorHAnsi"/>
                  <w:sz w:val="18"/>
                  <w:szCs w:val="18"/>
                </w:rPr>
                <w:t>DavidsonFritz.Sarah@epa.gov</w:t>
              </w:r>
            </w:hyperlink>
          </w:p>
        </w:tc>
      </w:tr>
      <w:tr w:rsidR="00D256D7" w14:paraId="754FEA1F" w14:textId="77777777" w:rsidTr="00C210C7">
        <w:tc>
          <w:tcPr>
            <w:tcW w:w="2838" w:type="dxa"/>
          </w:tcPr>
          <w:p w14:paraId="44CF4DA5" w14:textId="6FC82981" w:rsidR="00D256D7" w:rsidRPr="00BA08DC" w:rsidRDefault="00D256D7" w:rsidP="00D256D7">
            <w:pPr>
              <w:spacing w:line="240" w:lineRule="auto"/>
              <w:rPr>
                <w:rFonts w:cstheme="minorHAnsi"/>
                <w:sz w:val="18"/>
                <w:szCs w:val="18"/>
              </w:rPr>
            </w:pPr>
            <w:r w:rsidRPr="00BA08DC">
              <w:rPr>
                <w:rFonts w:cstheme="minorHAnsi"/>
                <w:sz w:val="18"/>
                <w:szCs w:val="18"/>
              </w:rPr>
              <w:t>John DiBella</w:t>
            </w:r>
          </w:p>
        </w:tc>
        <w:tc>
          <w:tcPr>
            <w:tcW w:w="2889" w:type="dxa"/>
          </w:tcPr>
          <w:p w14:paraId="5FE28CA1" w14:textId="54DA6191" w:rsidR="00D256D7" w:rsidRPr="00BA08DC" w:rsidRDefault="00080597" w:rsidP="00D256D7">
            <w:pPr>
              <w:spacing w:line="240" w:lineRule="auto"/>
              <w:rPr>
                <w:rFonts w:cstheme="minorHAnsi"/>
                <w:sz w:val="18"/>
                <w:szCs w:val="18"/>
              </w:rPr>
            </w:pPr>
            <w:r>
              <w:rPr>
                <w:rFonts w:cstheme="minorHAnsi"/>
                <w:sz w:val="18"/>
                <w:szCs w:val="18"/>
              </w:rPr>
              <w:t>6</w:t>
            </w:r>
            <w:r w:rsidR="00D256D7" w:rsidRPr="00BA08DC">
              <w:rPr>
                <w:rFonts w:cstheme="minorHAnsi"/>
                <w:sz w:val="18"/>
                <w:szCs w:val="18"/>
              </w:rPr>
              <w:t xml:space="preserve"> Simulations Plus</w:t>
            </w:r>
          </w:p>
        </w:tc>
        <w:tc>
          <w:tcPr>
            <w:tcW w:w="3623" w:type="dxa"/>
          </w:tcPr>
          <w:p w14:paraId="1139E697" w14:textId="4316AEBF" w:rsidR="00D256D7" w:rsidRPr="00BA08DC" w:rsidRDefault="00000000" w:rsidP="00D256D7">
            <w:pPr>
              <w:spacing w:line="240" w:lineRule="auto"/>
              <w:rPr>
                <w:rFonts w:cstheme="minorHAnsi"/>
                <w:sz w:val="18"/>
                <w:szCs w:val="18"/>
              </w:rPr>
            </w:pPr>
            <w:hyperlink r:id="rId22" w:history="1">
              <w:r w:rsidR="00D256D7" w:rsidRPr="00BA08DC">
                <w:rPr>
                  <w:rStyle w:val="Hyperlink"/>
                  <w:rFonts w:cstheme="minorHAnsi"/>
                  <w:sz w:val="18"/>
                  <w:szCs w:val="18"/>
                </w:rPr>
                <w:t>john.dibella@simulations-plus.com</w:t>
              </w:r>
            </w:hyperlink>
          </w:p>
        </w:tc>
      </w:tr>
      <w:tr w:rsidR="00D256D7" w14:paraId="53BA9058" w14:textId="77777777" w:rsidTr="00C210C7">
        <w:tc>
          <w:tcPr>
            <w:tcW w:w="2838" w:type="dxa"/>
          </w:tcPr>
          <w:p w14:paraId="7E048615" w14:textId="260323C8" w:rsidR="00D256D7" w:rsidRPr="00BA08DC" w:rsidRDefault="00D256D7" w:rsidP="00D256D7">
            <w:pPr>
              <w:spacing w:line="240" w:lineRule="auto"/>
              <w:rPr>
                <w:rFonts w:cstheme="minorHAnsi"/>
                <w:sz w:val="18"/>
                <w:szCs w:val="18"/>
              </w:rPr>
            </w:pPr>
            <w:r w:rsidRPr="00BA08DC">
              <w:rPr>
                <w:rFonts w:cstheme="minorHAnsi"/>
                <w:sz w:val="18"/>
                <w:szCs w:val="18"/>
              </w:rPr>
              <w:t>Stephen Ferguson</w:t>
            </w:r>
          </w:p>
        </w:tc>
        <w:tc>
          <w:tcPr>
            <w:tcW w:w="2889" w:type="dxa"/>
          </w:tcPr>
          <w:p w14:paraId="0E98BDA8" w14:textId="53B82439" w:rsidR="00D256D7" w:rsidRPr="00BA08DC" w:rsidRDefault="00080597" w:rsidP="00D256D7">
            <w:pPr>
              <w:spacing w:line="240" w:lineRule="auto"/>
              <w:rPr>
                <w:rFonts w:cstheme="minorHAnsi"/>
                <w:sz w:val="18"/>
                <w:szCs w:val="18"/>
              </w:rPr>
            </w:pPr>
            <w:r>
              <w:rPr>
                <w:rFonts w:cstheme="minorHAnsi"/>
                <w:sz w:val="18"/>
                <w:szCs w:val="18"/>
              </w:rPr>
              <w:t>7</w:t>
            </w:r>
            <w:r w:rsidR="00D256D7" w:rsidRPr="00BA08DC">
              <w:rPr>
                <w:rFonts w:cstheme="minorHAnsi"/>
                <w:sz w:val="18"/>
                <w:szCs w:val="18"/>
              </w:rPr>
              <w:t xml:space="preserve"> NIEHS</w:t>
            </w:r>
            <w:r w:rsidR="00BA08DC" w:rsidRPr="00BA08DC">
              <w:rPr>
                <w:rFonts w:cstheme="minorHAnsi"/>
                <w:sz w:val="18"/>
                <w:szCs w:val="18"/>
              </w:rPr>
              <w:t>/NTP</w:t>
            </w:r>
          </w:p>
        </w:tc>
        <w:tc>
          <w:tcPr>
            <w:tcW w:w="3623" w:type="dxa"/>
          </w:tcPr>
          <w:p w14:paraId="14B08A69" w14:textId="60160215" w:rsidR="00D256D7" w:rsidRPr="00BA08DC" w:rsidRDefault="00000000" w:rsidP="00D256D7">
            <w:pPr>
              <w:spacing w:line="240" w:lineRule="auto"/>
              <w:rPr>
                <w:rFonts w:cstheme="minorHAnsi"/>
                <w:sz w:val="18"/>
                <w:szCs w:val="18"/>
              </w:rPr>
            </w:pPr>
            <w:hyperlink r:id="rId23" w:history="1">
              <w:r w:rsidR="00D256D7" w:rsidRPr="00BA08DC">
                <w:rPr>
                  <w:rStyle w:val="Hyperlink"/>
                  <w:rFonts w:cstheme="minorHAnsi"/>
                  <w:sz w:val="18"/>
                  <w:szCs w:val="18"/>
                </w:rPr>
                <w:t>stephen.ferguson@nih.gov</w:t>
              </w:r>
            </w:hyperlink>
          </w:p>
        </w:tc>
      </w:tr>
      <w:tr w:rsidR="00D256D7" w14:paraId="57DE407C" w14:textId="77777777" w:rsidTr="00C210C7">
        <w:tc>
          <w:tcPr>
            <w:tcW w:w="2838" w:type="dxa"/>
          </w:tcPr>
          <w:p w14:paraId="6CB23044" w14:textId="624F5D55" w:rsidR="00D256D7" w:rsidRPr="00BA08DC" w:rsidRDefault="00D256D7" w:rsidP="00D256D7">
            <w:pPr>
              <w:spacing w:line="240" w:lineRule="auto"/>
              <w:rPr>
                <w:rFonts w:cstheme="minorHAnsi"/>
                <w:sz w:val="18"/>
                <w:szCs w:val="18"/>
              </w:rPr>
            </w:pPr>
            <w:r w:rsidRPr="00BA08DC">
              <w:rPr>
                <w:rFonts w:cstheme="minorHAnsi"/>
                <w:sz w:val="18"/>
                <w:szCs w:val="18"/>
              </w:rPr>
              <w:t>Rocky Goldsmith</w:t>
            </w:r>
          </w:p>
        </w:tc>
        <w:tc>
          <w:tcPr>
            <w:tcW w:w="2889" w:type="dxa"/>
          </w:tcPr>
          <w:p w14:paraId="0AF28F60" w14:textId="2B48C91E" w:rsidR="00D256D7" w:rsidRPr="00BA08DC" w:rsidRDefault="00D256D7" w:rsidP="00D256D7">
            <w:pPr>
              <w:spacing w:line="240" w:lineRule="auto"/>
              <w:rPr>
                <w:rFonts w:cstheme="minorHAnsi"/>
                <w:sz w:val="18"/>
                <w:szCs w:val="18"/>
              </w:rPr>
            </w:pPr>
            <w:r w:rsidRPr="00BA08DC">
              <w:rPr>
                <w:rFonts w:cstheme="minorHAnsi"/>
                <w:sz w:val="18"/>
                <w:szCs w:val="18"/>
              </w:rPr>
              <w:t>1</w:t>
            </w:r>
            <w:r w:rsidR="00BA08DC" w:rsidRPr="00BA08DC">
              <w:rPr>
                <w:rFonts w:cstheme="minorHAnsi"/>
                <w:sz w:val="18"/>
                <w:szCs w:val="18"/>
              </w:rPr>
              <w:t>,</w:t>
            </w:r>
            <w:r w:rsidR="00080597">
              <w:rPr>
                <w:rFonts w:cstheme="minorHAnsi"/>
                <w:sz w:val="18"/>
                <w:szCs w:val="18"/>
              </w:rPr>
              <w:t>8</w:t>
            </w:r>
            <w:r w:rsidR="00BA08DC" w:rsidRPr="00BA08DC">
              <w:rPr>
                <w:rFonts w:cstheme="minorHAnsi"/>
                <w:sz w:val="18"/>
                <w:szCs w:val="18"/>
              </w:rPr>
              <w:t xml:space="preserve"> Congruence</w:t>
            </w:r>
          </w:p>
        </w:tc>
        <w:tc>
          <w:tcPr>
            <w:tcW w:w="3623" w:type="dxa"/>
          </w:tcPr>
          <w:p w14:paraId="1673144B" w14:textId="0255968F" w:rsidR="00D256D7" w:rsidRPr="00BA08DC" w:rsidRDefault="00000000" w:rsidP="00D256D7">
            <w:pPr>
              <w:spacing w:line="240" w:lineRule="auto"/>
              <w:rPr>
                <w:rFonts w:cstheme="minorHAnsi"/>
                <w:sz w:val="18"/>
                <w:szCs w:val="18"/>
              </w:rPr>
            </w:pPr>
            <w:hyperlink r:id="rId24" w:history="1">
              <w:r w:rsidR="00D256D7" w:rsidRPr="00BA08DC">
                <w:rPr>
                  <w:rStyle w:val="Hyperlink"/>
                  <w:rFonts w:cstheme="minorHAnsi"/>
                  <w:sz w:val="18"/>
                  <w:szCs w:val="18"/>
                </w:rPr>
                <w:t>rgoldsmith@congruencetx.com</w:t>
              </w:r>
            </w:hyperlink>
          </w:p>
        </w:tc>
      </w:tr>
      <w:tr w:rsidR="00D256D7" w14:paraId="17DA4C4F" w14:textId="77777777" w:rsidTr="00C210C7">
        <w:tc>
          <w:tcPr>
            <w:tcW w:w="2838" w:type="dxa"/>
          </w:tcPr>
          <w:p w14:paraId="1BDCAAE9" w14:textId="431C9FB2" w:rsidR="00D256D7" w:rsidRPr="00BA08DC" w:rsidRDefault="00D256D7" w:rsidP="00D256D7">
            <w:pPr>
              <w:spacing w:line="240" w:lineRule="auto"/>
              <w:rPr>
                <w:rFonts w:cstheme="minorHAnsi"/>
                <w:sz w:val="18"/>
                <w:szCs w:val="18"/>
              </w:rPr>
            </w:pPr>
            <w:r w:rsidRPr="00BA08DC">
              <w:rPr>
                <w:rFonts w:cstheme="minorHAnsi"/>
                <w:sz w:val="18"/>
                <w:szCs w:val="18"/>
              </w:rPr>
              <w:t>Chris Grulke</w:t>
            </w:r>
          </w:p>
        </w:tc>
        <w:tc>
          <w:tcPr>
            <w:tcW w:w="2889" w:type="dxa"/>
          </w:tcPr>
          <w:p w14:paraId="7B955A93" w14:textId="52261887"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2BC0A081" w14:textId="74827F7A" w:rsidR="00D256D7" w:rsidRPr="00BA08DC" w:rsidRDefault="00000000" w:rsidP="00D256D7">
            <w:pPr>
              <w:spacing w:line="240" w:lineRule="auto"/>
              <w:rPr>
                <w:rFonts w:cstheme="minorHAnsi"/>
                <w:sz w:val="18"/>
                <w:szCs w:val="18"/>
              </w:rPr>
            </w:pPr>
            <w:hyperlink r:id="rId25" w:history="1">
              <w:r w:rsidR="00D256D7" w:rsidRPr="00BA08DC">
                <w:rPr>
                  <w:rStyle w:val="Hyperlink"/>
                  <w:rFonts w:cstheme="minorHAnsi"/>
                  <w:sz w:val="18"/>
                  <w:szCs w:val="18"/>
                </w:rPr>
                <w:t>cmgrulke@gmail.com</w:t>
              </w:r>
            </w:hyperlink>
          </w:p>
        </w:tc>
      </w:tr>
      <w:tr w:rsidR="00D256D7" w14:paraId="2B441074" w14:textId="77777777" w:rsidTr="00C210C7">
        <w:tc>
          <w:tcPr>
            <w:tcW w:w="2838" w:type="dxa"/>
          </w:tcPr>
          <w:p w14:paraId="2BA6DB39" w14:textId="6948F376" w:rsidR="00D256D7" w:rsidRPr="00BA08DC" w:rsidRDefault="00D256D7" w:rsidP="00D256D7">
            <w:pPr>
              <w:spacing w:line="240" w:lineRule="auto"/>
              <w:rPr>
                <w:rFonts w:cstheme="minorHAnsi"/>
                <w:sz w:val="18"/>
                <w:szCs w:val="18"/>
              </w:rPr>
            </w:pPr>
            <w:r w:rsidRPr="00BA08DC">
              <w:rPr>
                <w:rFonts w:cstheme="minorHAnsi"/>
                <w:sz w:val="18"/>
                <w:szCs w:val="18"/>
              </w:rPr>
              <w:t>Richard Judson</w:t>
            </w:r>
          </w:p>
        </w:tc>
        <w:tc>
          <w:tcPr>
            <w:tcW w:w="2889" w:type="dxa"/>
          </w:tcPr>
          <w:p w14:paraId="3B34D234" w14:textId="15B3E862"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7470ED14" w14:textId="2E9497C6" w:rsidR="00D256D7" w:rsidRPr="00BA08DC" w:rsidRDefault="00000000" w:rsidP="00D256D7">
            <w:pPr>
              <w:spacing w:line="240" w:lineRule="auto"/>
              <w:rPr>
                <w:rFonts w:cstheme="minorHAnsi"/>
                <w:sz w:val="18"/>
                <w:szCs w:val="18"/>
              </w:rPr>
            </w:pPr>
            <w:hyperlink r:id="rId26" w:history="1">
              <w:r w:rsidR="00D256D7" w:rsidRPr="00BA08DC">
                <w:rPr>
                  <w:rStyle w:val="Hyperlink"/>
                  <w:rFonts w:cstheme="minorHAnsi"/>
                  <w:sz w:val="18"/>
                  <w:szCs w:val="18"/>
                </w:rPr>
                <w:t>Judson.Richard@epa.gov</w:t>
              </w:r>
            </w:hyperlink>
          </w:p>
        </w:tc>
      </w:tr>
      <w:tr w:rsidR="00D256D7" w14:paraId="762DFAC8" w14:textId="77777777" w:rsidTr="00C210C7">
        <w:tc>
          <w:tcPr>
            <w:tcW w:w="2838" w:type="dxa"/>
          </w:tcPr>
          <w:p w14:paraId="21E814A3" w14:textId="5480CF0A" w:rsidR="00D256D7" w:rsidRPr="00BA08DC" w:rsidRDefault="00D256D7" w:rsidP="00D256D7">
            <w:pPr>
              <w:spacing w:line="240" w:lineRule="auto"/>
              <w:rPr>
                <w:rFonts w:cstheme="minorHAnsi"/>
                <w:sz w:val="18"/>
                <w:szCs w:val="18"/>
              </w:rPr>
            </w:pPr>
            <w:r w:rsidRPr="00BA08DC">
              <w:rPr>
                <w:rFonts w:cstheme="minorHAnsi"/>
                <w:sz w:val="18"/>
                <w:szCs w:val="18"/>
              </w:rPr>
              <w:t>Michael Lawless</w:t>
            </w:r>
          </w:p>
        </w:tc>
        <w:tc>
          <w:tcPr>
            <w:tcW w:w="2889" w:type="dxa"/>
          </w:tcPr>
          <w:p w14:paraId="5F6C82E3" w14:textId="6C128CCA" w:rsidR="00D256D7" w:rsidRPr="00BA08DC" w:rsidRDefault="00080597" w:rsidP="00D256D7">
            <w:pPr>
              <w:spacing w:line="240" w:lineRule="auto"/>
              <w:rPr>
                <w:rFonts w:cstheme="minorHAnsi"/>
                <w:sz w:val="18"/>
                <w:szCs w:val="18"/>
              </w:rPr>
            </w:pPr>
            <w:r>
              <w:rPr>
                <w:rFonts w:cstheme="minorHAnsi"/>
                <w:sz w:val="18"/>
                <w:szCs w:val="18"/>
              </w:rPr>
              <w:t>6</w:t>
            </w:r>
          </w:p>
        </w:tc>
        <w:tc>
          <w:tcPr>
            <w:tcW w:w="3623" w:type="dxa"/>
          </w:tcPr>
          <w:p w14:paraId="60E617DA" w14:textId="36D3EA82" w:rsidR="00D256D7" w:rsidRPr="00BA08DC" w:rsidRDefault="00000000" w:rsidP="00D256D7">
            <w:pPr>
              <w:spacing w:line="240" w:lineRule="auto"/>
              <w:rPr>
                <w:rFonts w:cstheme="minorHAnsi"/>
                <w:sz w:val="18"/>
                <w:szCs w:val="18"/>
              </w:rPr>
            </w:pPr>
            <w:hyperlink r:id="rId27" w:history="1">
              <w:r w:rsidR="00D256D7" w:rsidRPr="00BA08DC">
                <w:rPr>
                  <w:rStyle w:val="Hyperlink"/>
                  <w:rFonts w:cstheme="minorHAnsi"/>
                  <w:sz w:val="18"/>
                  <w:szCs w:val="18"/>
                </w:rPr>
                <w:t>mlawless@simulations-plus.com</w:t>
              </w:r>
            </w:hyperlink>
          </w:p>
        </w:tc>
      </w:tr>
      <w:tr w:rsidR="00D256D7" w14:paraId="3979D8AE" w14:textId="77777777" w:rsidTr="00C210C7">
        <w:tc>
          <w:tcPr>
            <w:tcW w:w="2838" w:type="dxa"/>
          </w:tcPr>
          <w:p w14:paraId="50FDE7E3" w14:textId="02CBF22F" w:rsidR="00D256D7" w:rsidRPr="00BA08DC" w:rsidRDefault="00D256D7" w:rsidP="00D256D7">
            <w:pPr>
              <w:spacing w:line="240" w:lineRule="auto"/>
              <w:rPr>
                <w:rFonts w:cstheme="minorHAnsi"/>
                <w:sz w:val="18"/>
                <w:szCs w:val="18"/>
              </w:rPr>
            </w:pPr>
            <w:r w:rsidRPr="00BA08DC">
              <w:rPr>
                <w:rFonts w:cstheme="minorHAnsi"/>
                <w:sz w:val="18"/>
                <w:szCs w:val="18"/>
              </w:rPr>
              <w:t>Kamel Mansouri</w:t>
            </w:r>
          </w:p>
        </w:tc>
        <w:tc>
          <w:tcPr>
            <w:tcW w:w="2889" w:type="dxa"/>
          </w:tcPr>
          <w:p w14:paraId="6516A507" w14:textId="2E8D6153" w:rsidR="00D256D7" w:rsidRPr="00BA08DC" w:rsidRDefault="00080597" w:rsidP="00D256D7">
            <w:pPr>
              <w:spacing w:line="240" w:lineRule="auto"/>
              <w:rPr>
                <w:rFonts w:cstheme="minorHAnsi"/>
                <w:sz w:val="18"/>
                <w:szCs w:val="18"/>
              </w:rPr>
            </w:pPr>
            <w:r>
              <w:rPr>
                <w:rFonts w:cstheme="minorHAnsi"/>
                <w:sz w:val="18"/>
                <w:szCs w:val="18"/>
              </w:rPr>
              <w:t>9</w:t>
            </w:r>
            <w:r w:rsidR="00D256D7" w:rsidRPr="00BA08DC">
              <w:rPr>
                <w:rFonts w:cstheme="minorHAnsi"/>
                <w:sz w:val="18"/>
                <w:szCs w:val="18"/>
              </w:rPr>
              <w:t xml:space="preserve"> Innotiv</w:t>
            </w:r>
          </w:p>
          <w:p w14:paraId="37B5C99B" w14:textId="1DBDAEAA" w:rsidR="00D256D7" w:rsidRPr="00BA08DC" w:rsidRDefault="00080597" w:rsidP="00D256D7">
            <w:pPr>
              <w:spacing w:line="240" w:lineRule="auto"/>
              <w:rPr>
                <w:rFonts w:cstheme="minorHAnsi"/>
                <w:sz w:val="18"/>
                <w:szCs w:val="18"/>
              </w:rPr>
            </w:pPr>
            <w:r>
              <w:rPr>
                <w:rFonts w:cstheme="minorHAnsi"/>
                <w:sz w:val="18"/>
                <w:szCs w:val="18"/>
              </w:rPr>
              <w:t>10</w:t>
            </w:r>
            <w:r w:rsidR="00D256D7" w:rsidRPr="00BA08DC">
              <w:rPr>
                <w:rFonts w:cstheme="minorHAnsi"/>
                <w:sz w:val="18"/>
                <w:szCs w:val="18"/>
              </w:rPr>
              <w:t xml:space="preserve"> NICEATM</w:t>
            </w:r>
          </w:p>
        </w:tc>
        <w:tc>
          <w:tcPr>
            <w:tcW w:w="3623" w:type="dxa"/>
          </w:tcPr>
          <w:p w14:paraId="5404067D" w14:textId="6F0B8D79" w:rsidR="00D256D7" w:rsidRPr="00BA08DC" w:rsidRDefault="00000000" w:rsidP="00D256D7">
            <w:pPr>
              <w:spacing w:line="240" w:lineRule="auto"/>
              <w:rPr>
                <w:rFonts w:cstheme="minorHAnsi"/>
                <w:sz w:val="18"/>
                <w:szCs w:val="18"/>
              </w:rPr>
            </w:pPr>
            <w:hyperlink r:id="rId28" w:history="1">
              <w:r w:rsidR="00D256D7" w:rsidRPr="00BA08DC">
                <w:rPr>
                  <w:rStyle w:val="Hyperlink"/>
                  <w:rFonts w:cstheme="minorHAnsi"/>
                  <w:sz w:val="18"/>
                  <w:szCs w:val="18"/>
                </w:rPr>
                <w:t>kamel.mansouri@nih.gov</w:t>
              </w:r>
            </w:hyperlink>
          </w:p>
        </w:tc>
      </w:tr>
      <w:tr w:rsidR="00D256D7" w14:paraId="6F3E759B" w14:textId="77777777" w:rsidTr="00C210C7">
        <w:tc>
          <w:tcPr>
            <w:tcW w:w="2838" w:type="dxa"/>
          </w:tcPr>
          <w:p w14:paraId="63E83A7B" w14:textId="0BFE1455" w:rsidR="00D256D7" w:rsidRPr="00BA08DC" w:rsidRDefault="00D256D7" w:rsidP="00D256D7">
            <w:pPr>
              <w:spacing w:line="240" w:lineRule="auto"/>
              <w:rPr>
                <w:rFonts w:cstheme="minorHAnsi"/>
                <w:sz w:val="18"/>
                <w:szCs w:val="18"/>
              </w:rPr>
            </w:pPr>
            <w:r w:rsidRPr="00BA08DC">
              <w:rPr>
                <w:rFonts w:cstheme="minorHAnsi"/>
                <w:sz w:val="18"/>
                <w:szCs w:val="18"/>
              </w:rPr>
              <w:t>Grace Patlewicz</w:t>
            </w:r>
          </w:p>
        </w:tc>
        <w:tc>
          <w:tcPr>
            <w:tcW w:w="2889" w:type="dxa"/>
          </w:tcPr>
          <w:p w14:paraId="5F18672F" w14:textId="12366918"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63B627F" w14:textId="458D2632" w:rsidR="00D256D7" w:rsidRPr="00BA08DC" w:rsidRDefault="00D256D7" w:rsidP="00D256D7">
            <w:pPr>
              <w:spacing w:line="240" w:lineRule="auto"/>
              <w:rPr>
                <w:rFonts w:cstheme="minorHAnsi"/>
                <w:sz w:val="18"/>
                <w:szCs w:val="18"/>
              </w:rPr>
            </w:pPr>
            <w:r w:rsidRPr="00BA08DC">
              <w:rPr>
                <w:rFonts w:cstheme="minorHAnsi"/>
                <w:sz w:val="18"/>
                <w:szCs w:val="18"/>
              </w:rPr>
              <w:fldChar w:fldCharType="begin"/>
            </w:r>
            <w:r w:rsidRPr="00BA08DC">
              <w:rPr>
                <w:rFonts w:cstheme="minorHAnsi"/>
                <w:sz w:val="18"/>
                <w:szCs w:val="18"/>
              </w:rPr>
              <w:instrText>HYPERLINK "mailto:</w:instrText>
            </w:r>
            <w:commentRangeStart w:id="0"/>
            <w:r w:rsidRPr="00BA08DC">
              <w:rPr>
                <w:rFonts w:cstheme="minorHAnsi"/>
                <w:sz w:val="18"/>
                <w:szCs w:val="18"/>
              </w:rPr>
              <w:instrText>Patlewicz.Grace@epa.gov</w:instrText>
            </w:r>
            <w:commentRangeEnd w:id="0"/>
            <w:r w:rsidRPr="00BA08DC">
              <w:rPr>
                <w:rFonts w:cstheme="minorHAnsi"/>
                <w:sz w:val="18"/>
                <w:szCs w:val="18"/>
              </w:rPr>
              <w:instrText>"</w:instrText>
            </w:r>
            <w:r w:rsidRPr="00BA08DC">
              <w:rPr>
                <w:rFonts w:cstheme="minorHAnsi"/>
                <w:sz w:val="18"/>
                <w:szCs w:val="18"/>
              </w:rPr>
            </w:r>
            <w:r w:rsidRPr="00BA08DC">
              <w:rPr>
                <w:rFonts w:cstheme="minorHAnsi"/>
                <w:sz w:val="18"/>
                <w:szCs w:val="18"/>
              </w:rPr>
              <w:fldChar w:fldCharType="separate"/>
            </w:r>
            <w:r w:rsidRPr="00BA08DC">
              <w:rPr>
                <w:rStyle w:val="Hyperlink"/>
                <w:rFonts w:cstheme="minorHAnsi"/>
                <w:sz w:val="18"/>
                <w:szCs w:val="18"/>
              </w:rPr>
              <w:t>Patlewicz.Grace@epa.gov</w:t>
            </w:r>
            <w:r w:rsidRPr="00BA08DC">
              <w:rPr>
                <w:rFonts w:cstheme="minorHAnsi"/>
                <w:sz w:val="18"/>
                <w:szCs w:val="18"/>
              </w:rPr>
              <w:fldChar w:fldCharType="end"/>
            </w:r>
            <w:r w:rsidRPr="00BA08DC">
              <w:rPr>
                <w:rStyle w:val="CommentReference"/>
                <w:rFonts w:cstheme="minorHAnsi"/>
                <w:sz w:val="18"/>
                <w:szCs w:val="18"/>
              </w:rPr>
              <w:commentReference w:id="0"/>
            </w:r>
          </w:p>
        </w:tc>
      </w:tr>
      <w:tr w:rsidR="00D256D7" w14:paraId="5FB320C0" w14:textId="77777777" w:rsidTr="00C210C7">
        <w:tc>
          <w:tcPr>
            <w:tcW w:w="2838" w:type="dxa"/>
          </w:tcPr>
          <w:p w14:paraId="665E9AB6" w14:textId="06006C28" w:rsidR="00D256D7" w:rsidRPr="00BA08DC" w:rsidRDefault="00D256D7" w:rsidP="00D256D7">
            <w:pPr>
              <w:spacing w:line="240" w:lineRule="auto"/>
              <w:rPr>
                <w:rFonts w:cstheme="minorHAnsi"/>
                <w:sz w:val="18"/>
                <w:szCs w:val="18"/>
              </w:rPr>
            </w:pPr>
            <w:r w:rsidRPr="00BA08DC">
              <w:rPr>
                <w:rFonts w:cstheme="minorHAnsi"/>
                <w:sz w:val="18"/>
                <w:szCs w:val="18"/>
              </w:rPr>
              <w:t>Ester Papa</w:t>
            </w:r>
          </w:p>
        </w:tc>
        <w:tc>
          <w:tcPr>
            <w:tcW w:w="2889" w:type="dxa"/>
          </w:tcPr>
          <w:p w14:paraId="56622C54" w14:textId="2A6693B7" w:rsidR="00D256D7" w:rsidRPr="00BA08DC" w:rsidRDefault="00BA08DC" w:rsidP="00D256D7">
            <w:pPr>
              <w:spacing w:line="240" w:lineRule="auto"/>
              <w:rPr>
                <w:rFonts w:cstheme="minorHAnsi"/>
                <w:sz w:val="18"/>
                <w:szCs w:val="18"/>
              </w:rPr>
            </w:pPr>
            <w:r w:rsidRPr="00BA08DC">
              <w:rPr>
                <w:rFonts w:cstheme="minorHAnsi"/>
                <w:sz w:val="18"/>
                <w:szCs w:val="18"/>
              </w:rPr>
              <w:t>4</w:t>
            </w:r>
          </w:p>
        </w:tc>
        <w:tc>
          <w:tcPr>
            <w:tcW w:w="3623" w:type="dxa"/>
          </w:tcPr>
          <w:p w14:paraId="0F4B8828" w14:textId="525B681C" w:rsidR="00D256D7" w:rsidRPr="00BA08DC" w:rsidRDefault="00000000" w:rsidP="00D256D7">
            <w:pPr>
              <w:spacing w:line="240" w:lineRule="auto"/>
              <w:rPr>
                <w:rFonts w:cstheme="minorHAnsi"/>
                <w:sz w:val="18"/>
                <w:szCs w:val="18"/>
              </w:rPr>
            </w:pPr>
            <w:hyperlink r:id="rId33" w:history="1">
              <w:r w:rsidR="00D256D7" w:rsidRPr="00BA08DC">
                <w:rPr>
                  <w:rStyle w:val="Hyperlink"/>
                  <w:rFonts w:cstheme="minorHAnsi"/>
                  <w:sz w:val="18"/>
                  <w:szCs w:val="18"/>
                </w:rPr>
                <w:t>ester.papa@uninsubria.it</w:t>
              </w:r>
            </w:hyperlink>
          </w:p>
        </w:tc>
      </w:tr>
      <w:tr w:rsidR="00D256D7" w14:paraId="648CD3BC" w14:textId="77777777" w:rsidTr="00C210C7">
        <w:tc>
          <w:tcPr>
            <w:tcW w:w="2838" w:type="dxa"/>
          </w:tcPr>
          <w:p w14:paraId="03464B28" w14:textId="6942C6A7" w:rsidR="00D256D7" w:rsidRPr="00BA08DC" w:rsidRDefault="00D256D7" w:rsidP="00D256D7">
            <w:pPr>
              <w:spacing w:line="240" w:lineRule="auto"/>
              <w:rPr>
                <w:rFonts w:cstheme="minorHAnsi"/>
                <w:sz w:val="18"/>
                <w:szCs w:val="18"/>
              </w:rPr>
            </w:pPr>
            <w:r w:rsidRPr="00BA08DC">
              <w:rPr>
                <w:rFonts w:cstheme="minorHAnsi"/>
                <w:sz w:val="18"/>
                <w:szCs w:val="18"/>
              </w:rPr>
              <w:t>Prachi Pradeep</w:t>
            </w:r>
          </w:p>
        </w:tc>
        <w:tc>
          <w:tcPr>
            <w:tcW w:w="2889" w:type="dxa"/>
          </w:tcPr>
          <w:p w14:paraId="3ABE01F1" w14:textId="5CF68D90" w:rsidR="00D256D7" w:rsidRPr="00BA08DC" w:rsidRDefault="00BA08DC" w:rsidP="00D256D7">
            <w:pPr>
              <w:spacing w:line="240" w:lineRule="auto"/>
              <w:rPr>
                <w:rFonts w:cstheme="minorHAnsi"/>
                <w:sz w:val="18"/>
                <w:szCs w:val="18"/>
              </w:rPr>
            </w:pPr>
            <w:r w:rsidRPr="00BA08DC">
              <w:rPr>
                <w:rFonts w:cstheme="minorHAnsi"/>
                <w:sz w:val="18"/>
                <w:szCs w:val="18"/>
              </w:rPr>
              <w:t>1</w:t>
            </w:r>
            <w:r w:rsidR="00080597">
              <w:rPr>
                <w:rFonts w:cstheme="minorHAnsi"/>
                <w:sz w:val="18"/>
                <w:szCs w:val="18"/>
              </w:rPr>
              <w:t>1</w:t>
            </w:r>
            <w:r w:rsidR="00D256D7" w:rsidRPr="00BA08DC">
              <w:rPr>
                <w:rFonts w:cstheme="minorHAnsi"/>
                <w:sz w:val="18"/>
                <w:szCs w:val="18"/>
              </w:rPr>
              <w:t xml:space="preserve"> German Federal Institute for Risk Assessment (BfR)</w:t>
            </w:r>
          </w:p>
        </w:tc>
        <w:tc>
          <w:tcPr>
            <w:tcW w:w="3623" w:type="dxa"/>
          </w:tcPr>
          <w:p w14:paraId="265D4E2D" w14:textId="33FB1B21" w:rsidR="00D256D7" w:rsidRPr="00BA08DC" w:rsidRDefault="00000000" w:rsidP="00D256D7">
            <w:pPr>
              <w:spacing w:line="240" w:lineRule="auto"/>
              <w:rPr>
                <w:rFonts w:cstheme="minorHAnsi"/>
                <w:sz w:val="18"/>
                <w:szCs w:val="18"/>
              </w:rPr>
            </w:pPr>
            <w:hyperlink r:id="rId34" w:history="1">
              <w:r w:rsidR="00D256D7" w:rsidRPr="00BA08DC">
                <w:rPr>
                  <w:rStyle w:val="Hyperlink"/>
                  <w:rFonts w:cstheme="minorHAnsi"/>
                  <w:sz w:val="18"/>
                  <w:szCs w:val="18"/>
                </w:rPr>
                <w:t>prachipradeep.15@gmail.com</w:t>
              </w:r>
            </w:hyperlink>
          </w:p>
        </w:tc>
      </w:tr>
      <w:tr w:rsidR="00D256D7" w14:paraId="256F1AB5" w14:textId="77777777" w:rsidTr="00C210C7">
        <w:tc>
          <w:tcPr>
            <w:tcW w:w="2838" w:type="dxa"/>
          </w:tcPr>
          <w:p w14:paraId="09A3C6C4" w14:textId="4DCD6A34" w:rsidR="00D256D7" w:rsidRPr="00BA08DC" w:rsidRDefault="00D256D7" w:rsidP="00D256D7">
            <w:pPr>
              <w:spacing w:line="240" w:lineRule="auto"/>
              <w:rPr>
                <w:rFonts w:cstheme="minorHAnsi"/>
                <w:sz w:val="18"/>
                <w:szCs w:val="18"/>
              </w:rPr>
            </w:pPr>
            <w:r w:rsidRPr="00BA08DC">
              <w:rPr>
                <w:rFonts w:cstheme="minorHAnsi"/>
                <w:sz w:val="18"/>
                <w:szCs w:val="18"/>
              </w:rPr>
              <w:t>Alessandro Sangion</w:t>
            </w:r>
          </w:p>
        </w:tc>
        <w:tc>
          <w:tcPr>
            <w:tcW w:w="2889" w:type="dxa"/>
          </w:tcPr>
          <w:p w14:paraId="6B0CFD28" w14:textId="7210F00C" w:rsidR="00D256D7" w:rsidRPr="00BA08DC" w:rsidRDefault="00BA08DC" w:rsidP="00D256D7">
            <w:pPr>
              <w:spacing w:line="240" w:lineRule="auto"/>
              <w:rPr>
                <w:rFonts w:cstheme="minorHAnsi"/>
                <w:sz w:val="18"/>
                <w:szCs w:val="18"/>
              </w:rPr>
            </w:pPr>
            <w:r w:rsidRPr="00BA08DC">
              <w:rPr>
                <w:rFonts w:cstheme="minorHAnsi"/>
                <w:sz w:val="18"/>
                <w:szCs w:val="18"/>
              </w:rPr>
              <w:t>3</w:t>
            </w:r>
          </w:p>
        </w:tc>
        <w:tc>
          <w:tcPr>
            <w:tcW w:w="3623" w:type="dxa"/>
          </w:tcPr>
          <w:p w14:paraId="6C58CAF5" w14:textId="68813ADD" w:rsidR="00D256D7" w:rsidRPr="00BA08DC" w:rsidRDefault="00000000" w:rsidP="00D256D7">
            <w:pPr>
              <w:spacing w:line="240" w:lineRule="auto"/>
              <w:rPr>
                <w:rFonts w:cstheme="minorHAnsi"/>
                <w:sz w:val="18"/>
                <w:szCs w:val="18"/>
              </w:rPr>
            </w:pPr>
            <w:hyperlink r:id="rId35" w:history="1">
              <w:r w:rsidR="00D256D7" w:rsidRPr="00BA08DC">
                <w:rPr>
                  <w:rStyle w:val="Hyperlink"/>
                  <w:rFonts w:cstheme="minorHAnsi"/>
                  <w:sz w:val="18"/>
                  <w:szCs w:val="18"/>
                </w:rPr>
                <w:t>alessandro.sangion@mail.utoronto.ca</w:t>
              </w:r>
            </w:hyperlink>
          </w:p>
        </w:tc>
      </w:tr>
      <w:tr w:rsidR="00D256D7" w14:paraId="2429598D" w14:textId="77777777" w:rsidTr="00C210C7">
        <w:tc>
          <w:tcPr>
            <w:tcW w:w="2838" w:type="dxa"/>
          </w:tcPr>
          <w:p w14:paraId="3260556A" w14:textId="2F183EDE" w:rsidR="00D256D7" w:rsidRPr="00BA08DC" w:rsidRDefault="00D256D7" w:rsidP="00D256D7">
            <w:pPr>
              <w:spacing w:line="240" w:lineRule="auto"/>
              <w:rPr>
                <w:rFonts w:cstheme="minorHAnsi"/>
                <w:sz w:val="18"/>
                <w:szCs w:val="18"/>
              </w:rPr>
            </w:pPr>
            <w:r w:rsidRPr="00BA08DC">
              <w:rPr>
                <w:rFonts w:cstheme="minorHAnsi"/>
                <w:sz w:val="18"/>
                <w:szCs w:val="18"/>
              </w:rPr>
              <w:t>Risa Sayre</w:t>
            </w:r>
          </w:p>
        </w:tc>
        <w:tc>
          <w:tcPr>
            <w:tcW w:w="2889" w:type="dxa"/>
          </w:tcPr>
          <w:p w14:paraId="34B99E2C" w14:textId="5AB7EDE1"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FF5CF95" w14:textId="0CB45312" w:rsidR="00D256D7" w:rsidRPr="00BA08DC" w:rsidRDefault="00000000" w:rsidP="00D256D7">
            <w:pPr>
              <w:spacing w:line="240" w:lineRule="auto"/>
              <w:rPr>
                <w:rFonts w:cstheme="minorHAnsi"/>
                <w:sz w:val="18"/>
                <w:szCs w:val="18"/>
              </w:rPr>
            </w:pPr>
            <w:hyperlink r:id="rId36" w:history="1">
              <w:r w:rsidR="00D256D7" w:rsidRPr="00BA08DC">
                <w:rPr>
                  <w:rStyle w:val="Hyperlink"/>
                  <w:rFonts w:cstheme="minorHAnsi"/>
                  <w:sz w:val="18"/>
                  <w:szCs w:val="18"/>
                </w:rPr>
                <w:t>sayre.risa@epa.gov</w:t>
              </w:r>
            </w:hyperlink>
          </w:p>
        </w:tc>
      </w:tr>
      <w:tr w:rsidR="00D256D7" w14:paraId="16ECF7A4" w14:textId="77777777" w:rsidTr="00C210C7">
        <w:tc>
          <w:tcPr>
            <w:tcW w:w="2838" w:type="dxa"/>
          </w:tcPr>
          <w:p w14:paraId="615D4891" w14:textId="01E9D933" w:rsidR="00D256D7" w:rsidRPr="00BA08DC" w:rsidRDefault="00D256D7" w:rsidP="00D256D7">
            <w:pPr>
              <w:spacing w:line="240" w:lineRule="auto"/>
              <w:rPr>
                <w:rFonts w:cstheme="minorHAnsi"/>
                <w:sz w:val="18"/>
                <w:szCs w:val="18"/>
              </w:rPr>
            </w:pPr>
            <w:r w:rsidRPr="00BA08DC">
              <w:rPr>
                <w:rFonts w:cstheme="minorHAnsi"/>
                <w:sz w:val="18"/>
                <w:szCs w:val="18"/>
              </w:rPr>
              <w:t>Russell Thomas</w:t>
            </w:r>
          </w:p>
        </w:tc>
        <w:tc>
          <w:tcPr>
            <w:tcW w:w="2889" w:type="dxa"/>
          </w:tcPr>
          <w:p w14:paraId="52B5D46B" w14:textId="4A75232A"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24A2DC5F" w14:textId="42159392" w:rsidR="00D256D7" w:rsidRPr="00BA08DC" w:rsidRDefault="00000000" w:rsidP="00D256D7">
            <w:pPr>
              <w:spacing w:line="240" w:lineRule="auto"/>
              <w:rPr>
                <w:rFonts w:cstheme="minorHAnsi"/>
                <w:sz w:val="18"/>
                <w:szCs w:val="18"/>
              </w:rPr>
            </w:pPr>
            <w:hyperlink r:id="rId37" w:history="1">
              <w:r w:rsidR="00D256D7" w:rsidRPr="00BA08DC">
                <w:rPr>
                  <w:rStyle w:val="Hyperlink"/>
                  <w:rFonts w:cstheme="minorHAnsi"/>
                  <w:sz w:val="18"/>
                  <w:szCs w:val="18"/>
                </w:rPr>
                <w:t>Thomas.Russell@epa.gov</w:t>
              </w:r>
            </w:hyperlink>
          </w:p>
        </w:tc>
      </w:tr>
      <w:tr w:rsidR="00D256D7" w14:paraId="682D2268" w14:textId="77777777" w:rsidTr="00C210C7">
        <w:tc>
          <w:tcPr>
            <w:tcW w:w="2838" w:type="dxa"/>
          </w:tcPr>
          <w:p w14:paraId="1BE4FADD" w14:textId="1BC03566" w:rsidR="00D256D7" w:rsidRPr="00BA08DC" w:rsidRDefault="00D256D7" w:rsidP="00D256D7">
            <w:pPr>
              <w:spacing w:line="240" w:lineRule="auto"/>
              <w:rPr>
                <w:rFonts w:cstheme="minorHAnsi"/>
                <w:sz w:val="18"/>
                <w:szCs w:val="18"/>
              </w:rPr>
            </w:pPr>
            <w:r w:rsidRPr="00BA08DC">
              <w:rPr>
                <w:rFonts w:cstheme="minorHAnsi"/>
                <w:sz w:val="18"/>
                <w:szCs w:val="18"/>
              </w:rPr>
              <w:t>Rogelio Tornero-Velez</w:t>
            </w:r>
          </w:p>
        </w:tc>
        <w:tc>
          <w:tcPr>
            <w:tcW w:w="2889" w:type="dxa"/>
          </w:tcPr>
          <w:p w14:paraId="3A78B12C" w14:textId="5A7FF284"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331CA5D" w14:textId="1D43F660" w:rsidR="00D256D7" w:rsidRPr="00BA08DC" w:rsidRDefault="00000000" w:rsidP="00D256D7">
            <w:pPr>
              <w:spacing w:line="240" w:lineRule="auto"/>
              <w:rPr>
                <w:rFonts w:cstheme="minorHAnsi"/>
                <w:sz w:val="18"/>
                <w:szCs w:val="18"/>
              </w:rPr>
            </w:pPr>
            <w:hyperlink r:id="rId38" w:history="1">
              <w:r w:rsidR="00D256D7" w:rsidRPr="00BA08DC">
                <w:rPr>
                  <w:rStyle w:val="Hyperlink"/>
                  <w:rFonts w:cstheme="minorHAnsi"/>
                  <w:sz w:val="18"/>
                  <w:szCs w:val="18"/>
                </w:rPr>
                <w:t>tornero-velez.rogelio@epa.gov</w:t>
              </w:r>
            </w:hyperlink>
          </w:p>
        </w:tc>
      </w:tr>
      <w:tr w:rsidR="00D256D7" w14:paraId="6E7AD1EF" w14:textId="77777777" w:rsidTr="00C210C7">
        <w:tc>
          <w:tcPr>
            <w:tcW w:w="2838" w:type="dxa"/>
          </w:tcPr>
          <w:p w14:paraId="268DDAB5" w14:textId="75216706" w:rsidR="00D256D7" w:rsidRPr="00BA08DC" w:rsidRDefault="00D256D7" w:rsidP="00D256D7">
            <w:pPr>
              <w:spacing w:line="240" w:lineRule="auto"/>
              <w:rPr>
                <w:rFonts w:cstheme="minorHAnsi"/>
                <w:sz w:val="18"/>
                <w:szCs w:val="18"/>
              </w:rPr>
            </w:pPr>
            <w:r w:rsidRPr="00BA08DC">
              <w:rPr>
                <w:rFonts w:cstheme="minorHAnsi"/>
                <w:sz w:val="18"/>
                <w:szCs w:val="18"/>
              </w:rPr>
              <w:t>Barbara Wetmore</w:t>
            </w:r>
          </w:p>
        </w:tc>
        <w:tc>
          <w:tcPr>
            <w:tcW w:w="2889" w:type="dxa"/>
          </w:tcPr>
          <w:p w14:paraId="2B0C0CF3" w14:textId="7DD21692"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08598CCA" w14:textId="2E068624" w:rsidR="00D256D7" w:rsidRPr="00BA08DC" w:rsidRDefault="00000000" w:rsidP="00D256D7">
            <w:pPr>
              <w:spacing w:line="240" w:lineRule="auto"/>
              <w:rPr>
                <w:rFonts w:cstheme="minorHAnsi"/>
                <w:sz w:val="18"/>
                <w:szCs w:val="18"/>
              </w:rPr>
            </w:pPr>
            <w:hyperlink r:id="rId39" w:history="1">
              <w:r w:rsidR="00D256D7" w:rsidRPr="00BA08DC">
                <w:rPr>
                  <w:rStyle w:val="Hyperlink"/>
                  <w:rFonts w:cstheme="minorHAnsi"/>
                  <w:sz w:val="18"/>
                  <w:szCs w:val="18"/>
                </w:rPr>
                <w:t>wetmore.barbara@epa.gov</w:t>
              </w:r>
            </w:hyperlink>
          </w:p>
        </w:tc>
      </w:tr>
      <w:tr w:rsidR="00D256D7" w14:paraId="538914AD" w14:textId="77777777" w:rsidTr="00C210C7">
        <w:tc>
          <w:tcPr>
            <w:tcW w:w="2838" w:type="dxa"/>
          </w:tcPr>
          <w:p w14:paraId="78D4B2A2" w14:textId="0C49FDC1" w:rsidR="00D256D7" w:rsidRPr="00BA08DC" w:rsidRDefault="00D256D7" w:rsidP="00D256D7">
            <w:pPr>
              <w:spacing w:line="240" w:lineRule="auto"/>
              <w:rPr>
                <w:rFonts w:cstheme="minorHAnsi"/>
                <w:sz w:val="18"/>
                <w:szCs w:val="18"/>
              </w:rPr>
            </w:pPr>
            <w:r w:rsidRPr="00BA08DC">
              <w:rPr>
                <w:rFonts w:cstheme="minorHAnsi"/>
                <w:sz w:val="18"/>
                <w:szCs w:val="18"/>
              </w:rPr>
              <w:t>Michael Devito</w:t>
            </w:r>
          </w:p>
        </w:tc>
        <w:tc>
          <w:tcPr>
            <w:tcW w:w="2889" w:type="dxa"/>
          </w:tcPr>
          <w:p w14:paraId="12D5F7F3" w14:textId="268BB866"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3595EBF0" w14:textId="0FC1F6B5" w:rsidR="00D256D7" w:rsidRPr="00BA08DC" w:rsidRDefault="00000000" w:rsidP="00D256D7">
            <w:pPr>
              <w:spacing w:line="240" w:lineRule="auto"/>
              <w:rPr>
                <w:rFonts w:cstheme="minorHAnsi"/>
                <w:sz w:val="18"/>
                <w:szCs w:val="18"/>
              </w:rPr>
            </w:pPr>
            <w:hyperlink r:id="rId40" w:history="1">
              <w:r w:rsidR="00D256D7" w:rsidRPr="00BA08DC">
                <w:rPr>
                  <w:rStyle w:val="Hyperlink"/>
                  <w:rFonts w:cstheme="minorHAnsi"/>
                  <w:sz w:val="18"/>
                  <w:szCs w:val="18"/>
                </w:rPr>
                <w:t>Devito.Michael@epa.gov</w:t>
              </w:r>
            </w:hyperlink>
          </w:p>
        </w:tc>
      </w:tr>
    </w:tbl>
    <w:p w14:paraId="702C56F6" w14:textId="77777777" w:rsidR="0044434C" w:rsidRPr="00823888" w:rsidRDefault="0044434C" w:rsidP="00D8100D">
      <w:pPr>
        <w:pStyle w:val="ListParagraph"/>
      </w:pPr>
    </w:p>
    <w:p w14:paraId="6F7D308B" w14:textId="79A6632D" w:rsidR="00CB03DE" w:rsidRPr="00823888" w:rsidRDefault="00CB03DE" w:rsidP="00D8100D">
      <w:pPr>
        <w:spacing w:line="240" w:lineRule="auto"/>
      </w:pPr>
      <w:r w:rsidRPr="00823888">
        <w:rPr>
          <w:b/>
          <w:bCs/>
        </w:rPr>
        <w:t>Internal Peer Reviewers:</w:t>
      </w:r>
      <w:r w:rsidRPr="00823888">
        <w:t xml:space="preserve"> </w:t>
      </w:r>
      <w:r w:rsidR="00521FA2" w:rsidRPr="00823888">
        <w:t xml:space="preserve">maybe </w:t>
      </w:r>
      <w:r w:rsidR="008A138B">
        <w:t xml:space="preserve">Cecilia Tan, </w:t>
      </w:r>
      <w:r w:rsidR="00521FA2" w:rsidRPr="00823888">
        <w:t>Todd Martin</w:t>
      </w:r>
      <w:r w:rsidR="0044434C">
        <w:t>, Dan Chang, or Marina Evans</w:t>
      </w:r>
      <w:r w:rsidR="00521FA2" w:rsidRPr="00823888">
        <w:t>?</w:t>
      </w:r>
    </w:p>
    <w:p w14:paraId="7D6FCD68" w14:textId="5F7F630A" w:rsidR="00521FA2" w:rsidRDefault="00CB03DE" w:rsidP="00D8100D">
      <w:pPr>
        <w:spacing w:line="240" w:lineRule="auto"/>
      </w:pPr>
      <w:r w:rsidRPr="00823888">
        <w:rPr>
          <w:b/>
        </w:rPr>
        <w:t>Target Journal:</w:t>
      </w:r>
      <w:r w:rsidRPr="00823888">
        <w:t xml:space="preserve"> </w:t>
      </w:r>
      <w:r w:rsidR="00BA08DC">
        <w:t>Leaning toward Environment International. However ALTEX is tempting.</w:t>
      </w:r>
    </w:p>
    <w:p w14:paraId="43934C47" w14:textId="77777777" w:rsidR="0044434C" w:rsidRPr="00823888" w:rsidRDefault="0044434C" w:rsidP="00D8100D">
      <w:pPr>
        <w:spacing w:line="240" w:lineRule="auto"/>
      </w:pPr>
    </w:p>
    <w:p w14:paraId="40DE01C6" w14:textId="77777777" w:rsidR="00CB03DE" w:rsidRPr="00823888" w:rsidRDefault="00CB03DE" w:rsidP="00D8100D">
      <w:pPr>
        <w:spacing w:line="240" w:lineRule="auto"/>
      </w:pPr>
      <w:r w:rsidRPr="00823888">
        <w:t>Four bullet point summary:</w:t>
      </w:r>
    </w:p>
    <w:p w14:paraId="6F7A06B9" w14:textId="018A0FB2"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Toxicokinetic (TK) information, such as elimination half-life is critical for understanding chemical risk</w:t>
      </w:r>
    </w:p>
    <w:p w14:paraId="3760E28A" w14:textId="7246228D"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 </w:t>
      </w:r>
      <w:r w:rsidR="008A138B" w:rsidRPr="00D8100D">
        <w:rPr>
          <w:rFonts w:asciiTheme="minorHAnsi" w:hAnsiTheme="minorHAnsi" w:cstheme="minorHAnsi"/>
          <w:sz w:val="22"/>
          <w:szCs w:val="22"/>
        </w:rPr>
        <w:t>P</w:t>
      </w:r>
      <w:r w:rsidRPr="00D8100D">
        <w:rPr>
          <w:rFonts w:asciiTheme="minorHAnsi" w:hAnsiTheme="minorHAnsi"/>
          <w:sz w:val="22"/>
        </w:rPr>
        <w:t xml:space="preserve">redictions of </w:t>
      </w:r>
      <w:r w:rsidR="008A138B" w:rsidRPr="00D8100D">
        <w:rPr>
          <w:rFonts w:asciiTheme="minorHAnsi" w:hAnsiTheme="minorHAnsi" w:cstheme="minorHAnsi"/>
          <w:sz w:val="22"/>
          <w:szCs w:val="22"/>
        </w:rPr>
        <w:t xml:space="preserve">selected </w:t>
      </w:r>
      <w:r w:rsidR="00E162F6" w:rsidRPr="00E162F6">
        <w:rPr>
          <w:rFonts w:asciiTheme="minorHAnsi" w:hAnsiTheme="minorHAnsi"/>
          <w:i/>
          <w:sz w:val="22"/>
        </w:rPr>
        <w:t>in vitro</w:t>
      </w:r>
      <w:r w:rsidRPr="00D8100D">
        <w:rPr>
          <w:rFonts w:asciiTheme="minorHAnsi" w:hAnsiTheme="minorHAnsi"/>
          <w:sz w:val="22"/>
        </w:rPr>
        <w:t xml:space="preserve"> determinants of TK </w:t>
      </w:r>
      <w:r w:rsidR="48F362BF" w:rsidRPr="00D8100D">
        <w:rPr>
          <w:rFonts w:asciiTheme="minorHAnsi" w:hAnsiTheme="minorHAnsi" w:cstheme="minorHAnsi"/>
          <w:sz w:val="22"/>
          <w:szCs w:val="22"/>
        </w:rPr>
        <w:t xml:space="preserve">were </w:t>
      </w:r>
      <w:r w:rsidR="008A138B" w:rsidRPr="00D8100D">
        <w:rPr>
          <w:rFonts w:asciiTheme="minorHAnsi" w:hAnsiTheme="minorHAnsi" w:cstheme="minorHAnsi"/>
          <w:sz w:val="22"/>
          <w:szCs w:val="22"/>
        </w:rPr>
        <w:t>generated</w:t>
      </w:r>
      <w:r w:rsidR="48F362BF" w:rsidRPr="00D8100D">
        <w:rPr>
          <w:rFonts w:asciiTheme="minorHAnsi" w:hAnsiTheme="minorHAnsi" w:cstheme="minorHAnsi"/>
          <w:sz w:val="22"/>
          <w:szCs w:val="22"/>
        </w:rPr>
        <w:t xml:space="preserve"> </w:t>
      </w:r>
      <w:r w:rsidR="008A138B" w:rsidRPr="00D8100D">
        <w:rPr>
          <w:rFonts w:asciiTheme="minorHAnsi" w:hAnsiTheme="minorHAnsi" w:cstheme="minorHAnsi"/>
          <w:sz w:val="22"/>
          <w:szCs w:val="22"/>
        </w:rPr>
        <w:t xml:space="preserve">using </w:t>
      </w:r>
      <w:r w:rsidRPr="00D8100D">
        <w:rPr>
          <w:rFonts w:asciiTheme="minorHAnsi" w:hAnsiTheme="minorHAnsi"/>
          <w:sz w:val="22"/>
        </w:rPr>
        <w:t xml:space="preserve">several </w:t>
      </w:r>
      <w:r w:rsidR="736BB588" w:rsidRPr="00D8100D">
        <w:rPr>
          <w:rFonts w:asciiTheme="minorHAnsi" w:hAnsiTheme="minorHAnsi" w:cstheme="minorHAnsi"/>
          <w:sz w:val="22"/>
          <w:szCs w:val="22"/>
        </w:rPr>
        <w:t xml:space="preserve">QSAR </w:t>
      </w:r>
      <w:r w:rsidRPr="00D8100D">
        <w:rPr>
          <w:rFonts w:asciiTheme="minorHAnsi" w:hAnsiTheme="minorHAnsi"/>
          <w:sz w:val="22"/>
        </w:rPr>
        <w:t xml:space="preserve">models </w:t>
      </w:r>
    </w:p>
    <w:p w14:paraId="4D933F40" w14:textId="15C74067"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The models were evaluated for </w:t>
      </w:r>
      <w:r w:rsidR="003B78F0">
        <w:rPr>
          <w:rFonts w:asciiTheme="minorHAnsi" w:hAnsiTheme="minorHAnsi" w:cstheme="minorHAnsi"/>
          <w:sz w:val="22"/>
          <w:szCs w:val="22"/>
        </w:rPr>
        <w:t xml:space="preserve">their </w:t>
      </w:r>
      <w:r w:rsidRPr="00D8100D">
        <w:rPr>
          <w:rFonts w:asciiTheme="minorHAnsi" w:hAnsiTheme="minorHAnsi"/>
          <w:sz w:val="22"/>
        </w:rPr>
        <w:t xml:space="preserve">ability to reproduce </w:t>
      </w:r>
      <w:r w:rsidR="00E162F6" w:rsidRPr="00E162F6">
        <w:rPr>
          <w:rFonts w:asciiTheme="minorHAnsi" w:hAnsiTheme="minorHAnsi"/>
          <w:i/>
          <w:sz w:val="22"/>
        </w:rPr>
        <w:t>in vitro</w:t>
      </w:r>
      <w:r w:rsidRPr="00D8100D">
        <w:rPr>
          <w:rFonts w:asciiTheme="minorHAnsi" w:hAnsiTheme="minorHAnsi"/>
          <w:i/>
          <w:sz w:val="22"/>
        </w:rPr>
        <w:t xml:space="preserve"> </w:t>
      </w:r>
      <w:r w:rsidRPr="00D8100D">
        <w:rPr>
          <w:rFonts w:asciiTheme="minorHAnsi" w:hAnsiTheme="minorHAnsi"/>
          <w:sz w:val="22"/>
        </w:rPr>
        <w:t xml:space="preserve">and </w:t>
      </w:r>
      <w:r w:rsidR="00E162F6" w:rsidRPr="00E162F6">
        <w:rPr>
          <w:rFonts w:asciiTheme="minorHAnsi" w:hAnsiTheme="minorHAnsi" w:cstheme="minorHAnsi"/>
          <w:i/>
          <w:iCs/>
          <w:sz w:val="22"/>
          <w:szCs w:val="22"/>
        </w:rPr>
        <w:t>in vivo</w:t>
      </w:r>
      <w:r w:rsidRPr="00D8100D">
        <w:rPr>
          <w:rFonts w:asciiTheme="minorHAnsi" w:hAnsiTheme="minorHAnsi"/>
          <w:sz w:val="22"/>
        </w:rPr>
        <w:t xml:space="preserve"> measurements of TK</w:t>
      </w:r>
    </w:p>
    <w:p w14:paraId="58711ABC" w14:textId="20105D49" w:rsidR="00CB03DE" w:rsidRPr="00D8100D" w:rsidRDefault="008A138B" w:rsidP="00D8100D">
      <w:pPr>
        <w:pStyle w:val="ListParagraph"/>
        <w:numPr>
          <w:ilvl w:val="0"/>
          <w:numId w:val="24"/>
        </w:numPr>
        <w:rPr>
          <w:rFonts w:asciiTheme="minorHAnsi" w:eastAsia="Calibri" w:hAnsiTheme="minorHAnsi"/>
          <w:sz w:val="22"/>
        </w:rPr>
      </w:pPr>
      <w:r w:rsidRPr="00D8100D">
        <w:rPr>
          <w:rFonts w:asciiTheme="minorHAnsi" w:hAnsiTheme="minorHAnsi" w:cstheme="minorHAnsi"/>
          <w:sz w:val="22"/>
          <w:szCs w:val="22"/>
        </w:rPr>
        <w:t xml:space="preserve">Performance of </w:t>
      </w:r>
      <w:r w:rsidR="00FD4B4C">
        <w:rPr>
          <w:rFonts w:asciiTheme="minorHAnsi" w:hAnsiTheme="minorHAnsi" w:cstheme="minorHAnsi"/>
          <w:sz w:val="22"/>
          <w:szCs w:val="22"/>
        </w:rPr>
        <w:t>a</w:t>
      </w:r>
      <w:r w:rsidR="00CB03DE" w:rsidRPr="00D8100D">
        <w:rPr>
          <w:rFonts w:asciiTheme="minorHAnsi" w:hAnsiTheme="minorHAnsi"/>
          <w:sz w:val="22"/>
        </w:rPr>
        <w:t xml:space="preserve"> high</w:t>
      </w:r>
      <w:r w:rsidR="0D32EBE3" w:rsidRPr="00D8100D">
        <w:rPr>
          <w:rFonts w:asciiTheme="minorHAnsi" w:hAnsiTheme="minorHAnsi" w:cstheme="minorHAnsi"/>
          <w:sz w:val="22"/>
          <w:szCs w:val="22"/>
        </w:rPr>
        <w:t>-</w:t>
      </w:r>
      <w:r w:rsidR="00CB03DE" w:rsidRPr="00D8100D">
        <w:rPr>
          <w:rFonts w:asciiTheme="minorHAnsi" w:hAnsiTheme="minorHAnsi"/>
          <w:sz w:val="22"/>
        </w:rPr>
        <w:t xml:space="preserve">throughput physiologically-based TK (PBTK) model </w:t>
      </w:r>
      <w:r w:rsidRPr="00D8100D">
        <w:rPr>
          <w:rFonts w:asciiTheme="minorHAnsi" w:hAnsiTheme="minorHAnsi" w:cstheme="minorHAnsi"/>
          <w:sz w:val="22"/>
          <w:szCs w:val="22"/>
        </w:rPr>
        <w:t>was comparable</w:t>
      </w:r>
      <w:r w:rsidR="00CB03DE" w:rsidRPr="00D8100D">
        <w:rPr>
          <w:rFonts w:asciiTheme="minorHAnsi" w:hAnsiTheme="minorHAnsi"/>
          <w:sz w:val="22"/>
        </w:rPr>
        <w:t xml:space="preserve"> </w:t>
      </w:r>
      <w:r w:rsidR="001F7286">
        <w:rPr>
          <w:rFonts w:asciiTheme="minorHAnsi" w:hAnsiTheme="minorHAnsi" w:cstheme="minorHAnsi"/>
          <w:sz w:val="22"/>
          <w:szCs w:val="22"/>
        </w:rPr>
        <w:t xml:space="preserve">when reliant on </w:t>
      </w:r>
      <w:r w:rsidR="00CB03DE" w:rsidRPr="00D8100D">
        <w:rPr>
          <w:rFonts w:asciiTheme="minorHAnsi" w:hAnsiTheme="minorHAnsi"/>
          <w:sz w:val="22"/>
        </w:rPr>
        <w:t xml:space="preserve">TK QSPRs </w:t>
      </w:r>
      <w:r w:rsidRPr="00D8100D">
        <w:rPr>
          <w:rFonts w:asciiTheme="minorHAnsi" w:hAnsiTheme="minorHAnsi" w:cstheme="minorHAnsi"/>
          <w:sz w:val="22"/>
          <w:szCs w:val="22"/>
        </w:rPr>
        <w:t>or</w:t>
      </w:r>
      <w:r w:rsidR="00CB03DE" w:rsidRPr="00D8100D">
        <w:rPr>
          <w:rFonts w:asciiTheme="minorHAnsi" w:hAnsiTheme="minorHAnsi"/>
          <w:sz w:val="22"/>
        </w:rPr>
        <w:t xml:space="preserve"> </w:t>
      </w:r>
      <w:r w:rsidRPr="00D8100D">
        <w:rPr>
          <w:rFonts w:asciiTheme="minorHAnsi" w:hAnsiTheme="minorHAnsi" w:cstheme="minorHAnsi"/>
          <w:sz w:val="22"/>
          <w:szCs w:val="22"/>
        </w:rPr>
        <w:t xml:space="preserve">measured </w:t>
      </w:r>
      <w:r w:rsidR="00E162F6" w:rsidRPr="00E162F6">
        <w:rPr>
          <w:rFonts w:asciiTheme="minorHAnsi" w:hAnsiTheme="minorHAnsi"/>
          <w:i/>
          <w:sz w:val="22"/>
        </w:rPr>
        <w:t>in vitro</w:t>
      </w:r>
      <w:r w:rsidR="00CB03DE" w:rsidRPr="00D8100D">
        <w:rPr>
          <w:rFonts w:asciiTheme="minorHAnsi" w:hAnsiTheme="minorHAnsi"/>
          <w:i/>
          <w:sz w:val="22"/>
        </w:rPr>
        <w:t xml:space="preserve"> </w:t>
      </w:r>
      <w:r w:rsidR="00CB03DE" w:rsidRPr="00D8100D">
        <w:rPr>
          <w:rFonts w:asciiTheme="minorHAnsi" w:hAnsiTheme="minorHAnsi"/>
          <w:sz w:val="22"/>
        </w:rPr>
        <w:t xml:space="preserve">data </w:t>
      </w:r>
    </w:p>
    <w:p w14:paraId="139F1D9E" w14:textId="77777777" w:rsidR="0044434C" w:rsidRPr="00823888" w:rsidRDefault="0044434C" w:rsidP="00D8100D">
      <w:pPr>
        <w:spacing w:line="240" w:lineRule="auto"/>
      </w:pPr>
    </w:p>
    <w:p w14:paraId="1F3AE8E2" w14:textId="1E7C6AC3" w:rsidR="00CB03DE" w:rsidRDefault="00CB03DE" w:rsidP="00D8100D">
      <w:pPr>
        <w:spacing w:line="240" w:lineRule="auto"/>
      </w:pPr>
      <w:r w:rsidRPr="00823888">
        <w:rPr>
          <w:rFonts w:eastAsia="Calibri"/>
          <w:b/>
        </w:rPr>
        <w:t xml:space="preserve">One sentence description: </w:t>
      </w:r>
      <w:r w:rsidR="00226A41" w:rsidRPr="00823888">
        <w:rPr>
          <w:rFonts w:eastAsia="Calibri"/>
        </w:rPr>
        <w:t xml:space="preserve">This collaborative trial demonstrates </w:t>
      </w:r>
      <w:r w:rsidR="0044434C" w:rsidRPr="00823888">
        <w:rPr>
          <w:rFonts w:eastAsia="Calibri"/>
        </w:rPr>
        <w:t xml:space="preserve">that </w:t>
      </w:r>
      <w:r w:rsidR="0044434C" w:rsidRPr="00823888">
        <w:t>multiple</w:t>
      </w:r>
      <w:r w:rsidR="00226A41" w:rsidRPr="00823888">
        <w:t xml:space="preserve"> QSPRs </w:t>
      </w:r>
      <w:r w:rsidR="001A538A">
        <w:t>can</w:t>
      </w:r>
      <w:r w:rsidR="00226A41" w:rsidRPr="00823888">
        <w:t xml:space="preserve"> make reasonably accurate chemical structure-based predictions for </w:t>
      </w:r>
      <w:r w:rsidR="00E162F6" w:rsidRPr="00E162F6">
        <w:rPr>
          <w:i/>
          <w:iCs/>
        </w:rPr>
        <w:t>in vitro</w:t>
      </w:r>
      <w:r w:rsidR="00226A41" w:rsidRPr="00823888">
        <w:rPr>
          <w:i/>
          <w:iCs/>
        </w:rPr>
        <w:t xml:space="preserve"> </w:t>
      </w:r>
      <w:r w:rsidR="00226A41" w:rsidRPr="00823888">
        <w:t>TK parameters</w:t>
      </w:r>
    </w:p>
    <w:p w14:paraId="08F4BB8F" w14:textId="77777777" w:rsidR="0044434C" w:rsidRPr="00823888" w:rsidRDefault="0044434C" w:rsidP="00D8100D">
      <w:pPr>
        <w:spacing w:line="240" w:lineRule="auto"/>
      </w:pPr>
    </w:p>
    <w:p w14:paraId="3204F1DB" w14:textId="3BE5DBE5" w:rsidR="00CB03DE" w:rsidRPr="00823888" w:rsidRDefault="00CB03DE" w:rsidP="00D8100D">
      <w:pPr>
        <w:spacing w:line="240" w:lineRule="auto"/>
      </w:pPr>
      <w:r w:rsidRPr="00823888">
        <w:rPr>
          <w:b/>
        </w:rPr>
        <w:t>Chemicals Involved:</w:t>
      </w:r>
      <w:r w:rsidRPr="00823888">
        <w:rPr>
          <w:bCs/>
        </w:rPr>
        <w:t xml:space="preserve"> </w:t>
      </w:r>
      <w:r w:rsidR="00FA61F1">
        <w:rPr>
          <w:bCs/>
        </w:rPr>
        <w:t xml:space="preserve">87 </w:t>
      </w:r>
      <w:r w:rsidRPr="00823888">
        <w:t>ToxCast chemicals with diverse uses for which high-throughput toxicokinetic (HTTK) data are available</w:t>
      </w:r>
    </w:p>
    <w:p w14:paraId="315C8200" w14:textId="77777777" w:rsidR="00CB03DE" w:rsidRDefault="00CB03DE" w:rsidP="00D8100D">
      <w:pPr>
        <w:spacing w:line="240" w:lineRule="auto"/>
      </w:pPr>
      <w:r>
        <w:br w:type="page"/>
      </w:r>
    </w:p>
    <w:p w14:paraId="580C3345" w14:textId="7496983B" w:rsidR="000F08E1" w:rsidRDefault="00810B69" w:rsidP="00080597">
      <w:pPr>
        <w:pStyle w:val="Title"/>
        <w:jc w:val="center"/>
      </w:pPr>
      <w:r w:rsidRPr="00810B69">
        <w:lastRenderedPageBreak/>
        <w:t xml:space="preserve">Collaborative Evaluation of </w:t>
      </w:r>
      <w:r w:rsidR="00E162F6" w:rsidRPr="00E162F6">
        <w:rPr>
          <w:i/>
          <w:iCs/>
        </w:rPr>
        <w:t>In silico</w:t>
      </w:r>
      <w:r w:rsidRPr="00810B69">
        <w:rPr>
          <w:i/>
          <w:iCs/>
        </w:rPr>
        <w:t xml:space="preserve"> </w:t>
      </w:r>
      <w:r w:rsidRPr="00810B69">
        <w:t>Predictions for High Throughput Toxicokinetics</w:t>
      </w:r>
      <w:r w:rsidR="00EA3B5E">
        <w:t>:</w:t>
      </w:r>
      <w:r w:rsidR="005261BA">
        <w:t xml:space="preserve"> </w:t>
      </w:r>
      <w:r w:rsidR="00080597">
        <w:br/>
      </w:r>
      <w:r w:rsidR="005261BA">
        <w:t>Towards a consensus</w:t>
      </w:r>
      <w:r w:rsidR="00080597">
        <w:t xml:space="preserve"> </w:t>
      </w:r>
      <w:r w:rsidR="00957E93">
        <w:t>approach</w:t>
      </w:r>
    </w:p>
    <w:p w14:paraId="5128C9E3" w14:textId="77777777" w:rsidR="00080597" w:rsidRPr="00080597" w:rsidRDefault="00080597" w:rsidP="00080597"/>
    <w:p w14:paraId="60DBD0ED" w14:textId="26511F59" w:rsidR="00810B69" w:rsidRDefault="00810B69" w:rsidP="00BC60D9">
      <w:pPr>
        <w:rPr>
          <w:vertAlign w:val="superscript"/>
        </w:rPr>
      </w:pPr>
      <w:r w:rsidRPr="000F08E1">
        <w:t>John Wambaugh</w:t>
      </w:r>
      <w:r w:rsidRPr="000F08E1">
        <w:rPr>
          <w:vertAlign w:val="superscript"/>
        </w:rPr>
        <w:t>1</w:t>
      </w:r>
      <w:r w:rsidR="002721DF">
        <w:rPr>
          <w:vertAlign w:val="superscript"/>
        </w:rPr>
        <w:t>,*</w:t>
      </w:r>
      <w:r w:rsidRPr="000F08E1">
        <w:t>, Nisha Sipes</w:t>
      </w:r>
      <w:r w:rsidRPr="000F08E1">
        <w:rPr>
          <w:vertAlign w:val="superscript"/>
        </w:rPr>
        <w:t>1</w:t>
      </w:r>
      <w:r w:rsidRPr="000F08E1">
        <w:t xml:space="preserve">, </w:t>
      </w:r>
      <w:r w:rsidR="00F053F9">
        <w:t>G</w:t>
      </w:r>
      <w:r w:rsidR="00150774">
        <w:t>ilberto Padilla Mercado</w:t>
      </w:r>
      <w:r w:rsidR="002D252F" w:rsidRPr="000F08E1">
        <w:rPr>
          <w:vertAlign w:val="superscript"/>
        </w:rPr>
        <w:t>1</w:t>
      </w:r>
      <w:r w:rsidR="002D252F">
        <w:rPr>
          <w:vertAlign w:val="superscript"/>
        </w:rPr>
        <w:t>,</w:t>
      </w:r>
      <w:r w:rsidR="00AF6B90">
        <w:rPr>
          <w:vertAlign w:val="superscript"/>
        </w:rPr>
        <w:t>2</w:t>
      </w:r>
      <w:r w:rsidR="00150774">
        <w:t xml:space="preserve">, </w:t>
      </w:r>
      <w:r w:rsidRPr="000F08E1">
        <w:t>Jon Arnot</w:t>
      </w:r>
      <w:r w:rsidR="00AF6B90">
        <w:rPr>
          <w:vertAlign w:val="superscript"/>
        </w:rPr>
        <w:t>3</w:t>
      </w:r>
      <w:r w:rsidRPr="000F08E1">
        <w:t xml:space="preserve">, </w:t>
      </w:r>
      <w:r w:rsidR="00AF6B90">
        <w:t>Linda Bertato</w:t>
      </w:r>
      <w:r w:rsidR="00AF6B90" w:rsidRPr="000F08E1">
        <w:rPr>
          <w:vertAlign w:val="superscript"/>
        </w:rPr>
        <w:t>4</w:t>
      </w:r>
      <w:r w:rsidR="00AF6B90">
        <w:t xml:space="preserve">, </w:t>
      </w:r>
      <w:r w:rsidRPr="000F08E1">
        <w:t>Trevor Brown</w:t>
      </w:r>
      <w:r w:rsidR="00AF6B90">
        <w:rPr>
          <w:vertAlign w:val="superscript"/>
        </w:rPr>
        <w:t>3</w:t>
      </w:r>
      <w:r w:rsidRPr="000F08E1">
        <w:t xml:space="preserve">, </w:t>
      </w:r>
      <w:r w:rsidR="00AF6B90">
        <w:t>Nicola Chirico</w:t>
      </w:r>
      <w:r w:rsidR="00AF6B90" w:rsidRPr="000F08E1">
        <w:rPr>
          <w:vertAlign w:val="superscript"/>
        </w:rPr>
        <w:t>4</w:t>
      </w:r>
      <w:r w:rsidR="00AF6B90">
        <w:t xml:space="preserve">, </w:t>
      </w:r>
      <w:r w:rsidR="008C1DE3" w:rsidRPr="000F08E1">
        <w:t>Chris</w:t>
      </w:r>
      <w:r w:rsidR="00511783" w:rsidRPr="000F08E1">
        <w:t>topher</w:t>
      </w:r>
      <w:r w:rsidR="008C1DE3" w:rsidRPr="000F08E1">
        <w:t xml:space="preserve"> Cook</w:t>
      </w:r>
      <w:r w:rsidR="008C1DE3" w:rsidRPr="000F08E1">
        <w:rPr>
          <w:vertAlign w:val="superscript"/>
        </w:rPr>
        <w:t>1</w:t>
      </w:r>
      <w:r w:rsidR="000F08E1">
        <w:rPr>
          <w:vertAlign w:val="superscript"/>
        </w:rPr>
        <w:t>,</w:t>
      </w:r>
      <w:r w:rsidR="00AF6B90">
        <w:rPr>
          <w:vertAlign w:val="superscript"/>
        </w:rPr>
        <w:t>2</w:t>
      </w:r>
      <w:r w:rsidR="008C1DE3" w:rsidRPr="000F08E1">
        <w:t xml:space="preserve">, </w:t>
      </w:r>
      <w:r w:rsidRPr="000F08E1">
        <w:t>Daniel Dawson</w:t>
      </w:r>
      <w:r w:rsidRPr="000F08E1">
        <w:rPr>
          <w:vertAlign w:val="superscript"/>
        </w:rPr>
        <w:t>1</w:t>
      </w:r>
      <w:r w:rsidR="00080597">
        <w:rPr>
          <w:vertAlign w:val="superscript"/>
        </w:rPr>
        <w:t>,5</w:t>
      </w:r>
      <w:r w:rsidRPr="000F08E1">
        <w:t>, Sarah Davidson</w:t>
      </w:r>
      <w:r w:rsidR="0039584A">
        <w:t>-Fritz</w:t>
      </w:r>
      <w:r w:rsidRPr="000F08E1">
        <w:rPr>
          <w:vertAlign w:val="superscript"/>
        </w:rPr>
        <w:t>1</w:t>
      </w:r>
      <w:r w:rsidRPr="000F08E1">
        <w:t>, John DiBella</w:t>
      </w:r>
      <w:r w:rsidR="00080597">
        <w:rPr>
          <w:vertAlign w:val="superscript"/>
        </w:rPr>
        <w:t>6</w:t>
      </w:r>
      <w:r w:rsidRPr="000F08E1">
        <w:t>, Stephen Ferguson</w:t>
      </w:r>
      <w:r w:rsidR="00080597">
        <w:rPr>
          <w:vertAlign w:val="superscript"/>
        </w:rPr>
        <w:t>7</w:t>
      </w:r>
      <w:r w:rsidRPr="000F08E1">
        <w:t>, Rocky Goldsmith</w:t>
      </w:r>
      <w:r w:rsidRPr="000F08E1">
        <w:rPr>
          <w:vertAlign w:val="superscript"/>
        </w:rPr>
        <w:t>1</w:t>
      </w:r>
      <w:r w:rsidR="00BA08DC">
        <w:rPr>
          <w:vertAlign w:val="superscript"/>
        </w:rPr>
        <w:t>,</w:t>
      </w:r>
      <w:r w:rsidR="00080597">
        <w:rPr>
          <w:vertAlign w:val="superscript"/>
        </w:rPr>
        <w:t>8</w:t>
      </w:r>
      <w:r w:rsidRPr="000F08E1">
        <w:t>, Chris Grulke</w:t>
      </w:r>
      <w:r w:rsidRPr="000F08E1">
        <w:rPr>
          <w:vertAlign w:val="superscript"/>
        </w:rPr>
        <w:t>1</w:t>
      </w:r>
      <w:r w:rsidRPr="000F08E1">
        <w:t>, Richard Judson</w:t>
      </w:r>
      <w:r w:rsidRPr="000F08E1">
        <w:rPr>
          <w:vertAlign w:val="superscript"/>
        </w:rPr>
        <w:t>1</w:t>
      </w:r>
      <w:r w:rsidRPr="000F08E1">
        <w:t>, Michael Lawless</w:t>
      </w:r>
      <w:r w:rsidR="00080597">
        <w:rPr>
          <w:vertAlign w:val="superscript"/>
        </w:rPr>
        <w:t>6</w:t>
      </w:r>
      <w:r w:rsidRPr="000F08E1">
        <w:t>, Kamel Mansouri</w:t>
      </w:r>
      <w:r w:rsidR="00080597">
        <w:rPr>
          <w:vertAlign w:val="superscript"/>
        </w:rPr>
        <w:t>9,10</w:t>
      </w:r>
      <w:r w:rsidRPr="000F08E1">
        <w:t>, Grace Patlewicz</w:t>
      </w:r>
      <w:r w:rsidRPr="000F08E1">
        <w:rPr>
          <w:vertAlign w:val="superscript"/>
        </w:rPr>
        <w:t>1</w:t>
      </w:r>
      <w:r w:rsidRPr="000F08E1">
        <w:t>, Ester Papa</w:t>
      </w:r>
      <w:r w:rsidR="00D102DE">
        <w:rPr>
          <w:vertAlign w:val="superscript"/>
        </w:rPr>
        <w:t>4</w:t>
      </w:r>
      <w:r w:rsidRPr="000F08E1">
        <w:t>, Prachi Pradeep</w:t>
      </w:r>
      <w:r w:rsidRPr="000F08E1">
        <w:rPr>
          <w:vertAlign w:val="superscript"/>
        </w:rPr>
        <w:t>1,</w:t>
      </w:r>
      <w:r w:rsidR="0039584A">
        <w:rPr>
          <w:vertAlign w:val="superscript"/>
        </w:rPr>
        <w:t>1</w:t>
      </w:r>
      <w:r w:rsidR="00080597">
        <w:rPr>
          <w:vertAlign w:val="superscript"/>
        </w:rPr>
        <w:t>1</w:t>
      </w:r>
      <w:r w:rsidRPr="000F08E1">
        <w:t>, Alessandro Sangion</w:t>
      </w:r>
      <w:r w:rsidR="00080597">
        <w:rPr>
          <w:vertAlign w:val="superscript"/>
        </w:rPr>
        <w:t>3</w:t>
      </w:r>
      <w:r w:rsidRPr="000F08E1">
        <w:t>, Risa Sayre</w:t>
      </w:r>
      <w:r w:rsidRPr="000F08E1">
        <w:rPr>
          <w:vertAlign w:val="superscript"/>
        </w:rPr>
        <w:t>1</w:t>
      </w:r>
      <w:r w:rsidRPr="000F08E1">
        <w:t>, Russell Thomas</w:t>
      </w:r>
      <w:r w:rsidRPr="000F08E1">
        <w:rPr>
          <w:vertAlign w:val="superscript"/>
        </w:rPr>
        <w:t>1</w:t>
      </w:r>
      <w:r w:rsidRPr="000F08E1">
        <w:t>, Rogelio Tornero-Velez</w:t>
      </w:r>
      <w:r w:rsidRPr="000F08E1">
        <w:rPr>
          <w:vertAlign w:val="superscript"/>
        </w:rPr>
        <w:t>1</w:t>
      </w:r>
      <w:r w:rsidRPr="000F08E1">
        <w:t>, Barbara Wetmore</w:t>
      </w:r>
      <w:r w:rsidRPr="000F08E1">
        <w:rPr>
          <w:vertAlign w:val="superscript"/>
        </w:rPr>
        <w:t>1</w:t>
      </w:r>
      <w:r w:rsidRPr="000F08E1">
        <w:t>, and Michael Devito</w:t>
      </w:r>
      <w:r w:rsidRPr="000F08E1">
        <w:rPr>
          <w:vertAlign w:val="superscript"/>
        </w:rPr>
        <w:t>1</w:t>
      </w:r>
    </w:p>
    <w:p w14:paraId="300DD263" w14:textId="77777777" w:rsidR="000F08E1" w:rsidRPr="000F08E1" w:rsidRDefault="000F08E1" w:rsidP="00BC60D9"/>
    <w:p w14:paraId="00296AEA" w14:textId="04578D5C" w:rsidR="000F08E1"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 xml:space="preserve">Center for Computational Toxicology and Exposure, </w:t>
      </w:r>
      <w:r w:rsidR="000F08E1" w:rsidRPr="00D8100D">
        <w:rPr>
          <w:rFonts w:asciiTheme="minorHAnsi" w:hAnsiTheme="minorHAnsi"/>
          <w:sz w:val="22"/>
        </w:rPr>
        <w:t>Office of Research and Development, United States Environmental Protection Agency, Research Triangle Park, North Carolina</w:t>
      </w:r>
      <w:r w:rsidR="0039584A">
        <w:rPr>
          <w:rFonts w:asciiTheme="minorHAnsi" w:hAnsiTheme="minorHAnsi"/>
          <w:sz w:val="22"/>
        </w:rPr>
        <w:t>, USA</w:t>
      </w:r>
      <w:r w:rsidR="000F08E1" w:rsidRPr="00D8100D">
        <w:rPr>
          <w:rFonts w:asciiTheme="minorHAnsi" w:hAnsiTheme="minorHAnsi"/>
          <w:sz w:val="22"/>
        </w:rPr>
        <w:t xml:space="preserve"> 2</w:t>
      </w:r>
      <w:r w:rsidR="00E311B5" w:rsidRPr="00D8100D">
        <w:rPr>
          <w:rFonts w:asciiTheme="minorHAnsi" w:hAnsiTheme="minorHAnsi"/>
          <w:sz w:val="22"/>
        </w:rPr>
        <w:t>83</w:t>
      </w:r>
      <w:r w:rsidR="000F08E1" w:rsidRPr="00D8100D">
        <w:rPr>
          <w:rFonts w:asciiTheme="minorHAnsi" w:hAnsiTheme="minorHAnsi"/>
          <w:sz w:val="22"/>
        </w:rPr>
        <w:t>11</w:t>
      </w:r>
    </w:p>
    <w:p w14:paraId="026BB9FF" w14:textId="379B2326" w:rsidR="00AF6B90" w:rsidRPr="00D8100D" w:rsidRDefault="00AF6B90" w:rsidP="00AF6B90">
      <w:pPr>
        <w:pStyle w:val="ListParagraph"/>
        <w:numPr>
          <w:ilvl w:val="0"/>
          <w:numId w:val="30"/>
        </w:numPr>
        <w:rPr>
          <w:rFonts w:asciiTheme="minorHAnsi" w:hAnsiTheme="minorHAnsi"/>
          <w:sz w:val="22"/>
        </w:rPr>
      </w:pPr>
      <w:r w:rsidRPr="00D8100D">
        <w:rPr>
          <w:rFonts w:asciiTheme="minorHAnsi" w:hAnsiTheme="minorHAnsi"/>
          <w:sz w:val="22"/>
        </w:rPr>
        <w:t>Oak Ridge Institute for Science and Education, Oak Ridge, Tennessee</w:t>
      </w:r>
      <w:r w:rsidR="0039584A">
        <w:rPr>
          <w:rFonts w:asciiTheme="minorHAnsi" w:hAnsiTheme="minorHAnsi"/>
          <w:sz w:val="22"/>
        </w:rPr>
        <w:t>, USA</w:t>
      </w:r>
      <w:r w:rsidRPr="00D8100D">
        <w:rPr>
          <w:rFonts w:asciiTheme="minorHAnsi" w:hAnsiTheme="minorHAnsi"/>
          <w:sz w:val="22"/>
        </w:rPr>
        <w:t xml:space="preserve"> 38331</w:t>
      </w:r>
    </w:p>
    <w:p w14:paraId="1323D6EC" w14:textId="012EC4AC" w:rsidR="000F08E1"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ARC Arnot Research and Consulting Inc.</w:t>
      </w:r>
      <w:r w:rsidR="0039584A">
        <w:rPr>
          <w:rFonts w:asciiTheme="minorHAnsi" w:hAnsiTheme="minorHAnsi"/>
          <w:sz w:val="22"/>
        </w:rPr>
        <w:t>, Toronton, Ottawa, Canada</w:t>
      </w:r>
    </w:p>
    <w:p w14:paraId="201DE1C4" w14:textId="3B2F85C0" w:rsidR="00F158C6" w:rsidRDefault="00F158C6" w:rsidP="00F158C6">
      <w:pPr>
        <w:pStyle w:val="ListParagraph"/>
        <w:numPr>
          <w:ilvl w:val="0"/>
          <w:numId w:val="30"/>
        </w:numPr>
        <w:rPr>
          <w:rFonts w:asciiTheme="minorHAnsi" w:hAnsiTheme="minorHAnsi"/>
          <w:sz w:val="22"/>
        </w:rPr>
      </w:pPr>
      <w:r w:rsidRPr="00D8100D">
        <w:rPr>
          <w:rFonts w:asciiTheme="minorHAnsi" w:hAnsiTheme="minorHAnsi"/>
          <w:sz w:val="22"/>
        </w:rPr>
        <w:t>Department of Theoretical and Applied Sciences, University of Insubria, Varese</w:t>
      </w:r>
      <w:r w:rsidR="0039584A">
        <w:rPr>
          <w:rFonts w:asciiTheme="minorHAnsi" w:hAnsiTheme="minorHAnsi"/>
          <w:sz w:val="22"/>
        </w:rPr>
        <w:t>, Italy</w:t>
      </w:r>
    </w:p>
    <w:p w14:paraId="5E5CE262" w14:textId="6573F71D" w:rsidR="00080597" w:rsidRPr="00D8100D" w:rsidRDefault="00080597" w:rsidP="00F158C6">
      <w:pPr>
        <w:pStyle w:val="ListParagraph"/>
        <w:numPr>
          <w:ilvl w:val="0"/>
          <w:numId w:val="30"/>
        </w:numPr>
        <w:rPr>
          <w:rFonts w:asciiTheme="minorHAnsi" w:hAnsiTheme="minorHAnsi"/>
          <w:sz w:val="22"/>
        </w:rPr>
      </w:pPr>
      <w:r>
        <w:rPr>
          <w:rFonts w:asciiTheme="minorHAnsi" w:hAnsiTheme="minorHAnsi"/>
          <w:sz w:val="22"/>
        </w:rPr>
        <w:t>Integral Consulting, Seattle, Washington, USA 98104</w:t>
      </w:r>
    </w:p>
    <w:p w14:paraId="2911A72D" w14:textId="2CDBF924" w:rsidR="000F08E1" w:rsidRPr="00D8100D" w:rsidRDefault="000F08E1" w:rsidP="00BC60D9">
      <w:pPr>
        <w:pStyle w:val="ListParagraph"/>
        <w:numPr>
          <w:ilvl w:val="0"/>
          <w:numId w:val="30"/>
        </w:numPr>
        <w:rPr>
          <w:rFonts w:asciiTheme="minorHAnsi" w:hAnsiTheme="minorHAnsi"/>
          <w:sz w:val="22"/>
        </w:rPr>
      </w:pPr>
      <w:r w:rsidRPr="00D8100D">
        <w:rPr>
          <w:rFonts w:asciiTheme="minorHAnsi" w:hAnsiTheme="minorHAnsi"/>
          <w:sz w:val="22"/>
        </w:rPr>
        <w:t xml:space="preserve">Simulations Plus, Inc., </w:t>
      </w:r>
      <w:r w:rsidR="0039584A" w:rsidRPr="0039584A">
        <w:rPr>
          <w:rFonts w:asciiTheme="minorHAnsi" w:hAnsiTheme="minorHAnsi"/>
          <w:sz w:val="22"/>
          <w:highlight w:val="yellow"/>
        </w:rPr>
        <w:t>Lancaster, California, USA 93534</w:t>
      </w:r>
    </w:p>
    <w:p w14:paraId="00D29752" w14:textId="74AEC137" w:rsidR="000F08E1"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Division of the National Toxicology Program (NTP), National Institute of Environmental Health Sciences</w:t>
      </w:r>
      <w:r w:rsidR="000F08E1" w:rsidRPr="00D8100D">
        <w:rPr>
          <w:rFonts w:asciiTheme="minorHAnsi" w:hAnsiTheme="minorHAnsi"/>
          <w:sz w:val="22"/>
        </w:rPr>
        <w:t>, National Institute of Environmental Health Sciences, Research Triangle Park, North Carolina</w:t>
      </w:r>
      <w:r w:rsidR="0039584A">
        <w:rPr>
          <w:rFonts w:asciiTheme="minorHAnsi" w:hAnsiTheme="minorHAnsi"/>
          <w:sz w:val="22"/>
        </w:rPr>
        <w:t>, USA</w:t>
      </w:r>
      <w:r w:rsidR="000F08E1" w:rsidRPr="00D8100D">
        <w:rPr>
          <w:rFonts w:asciiTheme="minorHAnsi" w:hAnsiTheme="minorHAnsi"/>
          <w:sz w:val="22"/>
        </w:rPr>
        <w:t xml:space="preserve"> 2</w:t>
      </w:r>
      <w:r w:rsidR="00E311B5" w:rsidRPr="00D8100D">
        <w:rPr>
          <w:rFonts w:asciiTheme="minorHAnsi" w:hAnsiTheme="minorHAnsi"/>
          <w:sz w:val="22"/>
        </w:rPr>
        <w:t>83</w:t>
      </w:r>
      <w:r w:rsidR="000F08E1" w:rsidRPr="00D8100D">
        <w:rPr>
          <w:rFonts w:asciiTheme="minorHAnsi" w:hAnsiTheme="minorHAnsi"/>
          <w:sz w:val="22"/>
        </w:rPr>
        <w:t>17</w:t>
      </w:r>
    </w:p>
    <w:p w14:paraId="745CBE46" w14:textId="7E81A4C4" w:rsidR="0039584A" w:rsidRPr="00D8100D" w:rsidRDefault="0039584A" w:rsidP="00BC60D9">
      <w:pPr>
        <w:pStyle w:val="ListParagraph"/>
        <w:numPr>
          <w:ilvl w:val="0"/>
          <w:numId w:val="30"/>
        </w:numPr>
        <w:rPr>
          <w:rFonts w:asciiTheme="minorHAnsi" w:hAnsiTheme="minorHAnsi"/>
          <w:sz w:val="22"/>
        </w:rPr>
      </w:pPr>
      <w:r>
        <w:rPr>
          <w:rFonts w:asciiTheme="minorHAnsi" w:hAnsiTheme="minorHAnsi"/>
          <w:sz w:val="22"/>
        </w:rPr>
        <w:t xml:space="preserve">Congruence </w:t>
      </w:r>
      <w:r w:rsidRPr="0039584A">
        <w:rPr>
          <w:rFonts w:asciiTheme="minorHAnsi" w:hAnsiTheme="minorHAnsi"/>
          <w:sz w:val="22"/>
        </w:rPr>
        <w:t>Therapeutics</w:t>
      </w:r>
      <w:r>
        <w:rPr>
          <w:rFonts w:asciiTheme="minorHAnsi" w:hAnsiTheme="minorHAnsi"/>
          <w:sz w:val="22"/>
        </w:rPr>
        <w:t xml:space="preserve">, </w:t>
      </w:r>
      <w:r w:rsidRPr="0039584A">
        <w:rPr>
          <w:rFonts w:asciiTheme="minorHAnsi" w:hAnsiTheme="minorHAnsi"/>
          <w:sz w:val="22"/>
        </w:rPr>
        <w:t xml:space="preserve">Chapel Hill, </w:t>
      </w:r>
      <w:r w:rsidRPr="00D8100D">
        <w:rPr>
          <w:rFonts w:asciiTheme="minorHAnsi" w:hAnsiTheme="minorHAnsi"/>
          <w:sz w:val="22"/>
        </w:rPr>
        <w:t>North Carolina</w:t>
      </w:r>
      <w:r w:rsidRPr="0039584A">
        <w:rPr>
          <w:rFonts w:asciiTheme="minorHAnsi" w:hAnsiTheme="minorHAnsi"/>
          <w:sz w:val="22"/>
        </w:rPr>
        <w:t xml:space="preserve">, </w:t>
      </w:r>
      <w:r>
        <w:rPr>
          <w:rFonts w:asciiTheme="minorHAnsi" w:hAnsiTheme="minorHAnsi"/>
          <w:sz w:val="22"/>
        </w:rPr>
        <w:t xml:space="preserve">USA </w:t>
      </w:r>
      <w:r w:rsidRPr="0039584A">
        <w:rPr>
          <w:rFonts w:asciiTheme="minorHAnsi" w:hAnsiTheme="minorHAnsi"/>
          <w:sz w:val="22"/>
        </w:rPr>
        <w:t>27517</w:t>
      </w:r>
    </w:p>
    <w:p w14:paraId="746B5A99" w14:textId="48F1C78F" w:rsidR="0039584A" w:rsidRDefault="0039584A" w:rsidP="00BC60D9">
      <w:pPr>
        <w:pStyle w:val="ListParagraph"/>
        <w:numPr>
          <w:ilvl w:val="0"/>
          <w:numId w:val="30"/>
        </w:numPr>
        <w:rPr>
          <w:rFonts w:asciiTheme="minorHAnsi" w:hAnsiTheme="minorHAnsi"/>
          <w:sz w:val="22"/>
        </w:rPr>
      </w:pPr>
      <w:r>
        <w:rPr>
          <w:rFonts w:asciiTheme="minorHAnsi" w:hAnsiTheme="minorHAnsi"/>
          <w:sz w:val="22"/>
        </w:rPr>
        <w:t>Inotiv,</w:t>
      </w:r>
      <w:r w:rsidRPr="0039584A">
        <w:t xml:space="preserve"> </w:t>
      </w:r>
      <w:r w:rsidRPr="0039584A">
        <w:rPr>
          <w:rFonts w:asciiTheme="minorHAnsi" w:hAnsiTheme="minorHAnsi"/>
          <w:sz w:val="22"/>
        </w:rPr>
        <w:t>Morrisville</w:t>
      </w:r>
      <w:r>
        <w:rPr>
          <w:rFonts w:asciiTheme="minorHAnsi" w:hAnsiTheme="minorHAnsi"/>
          <w:sz w:val="22"/>
        </w:rPr>
        <w:t>, North Carolina, USA</w:t>
      </w:r>
      <w:r w:rsidRPr="0039584A">
        <w:rPr>
          <w:rFonts w:asciiTheme="minorHAnsi" w:hAnsiTheme="minorHAnsi"/>
          <w:sz w:val="22"/>
        </w:rPr>
        <w:t xml:space="preserve"> 27560</w:t>
      </w:r>
    </w:p>
    <w:p w14:paraId="55A7405C" w14:textId="0257913C" w:rsidR="000F08E1" w:rsidRPr="00D8100D" w:rsidRDefault="000F08E1" w:rsidP="00BC60D9">
      <w:pPr>
        <w:pStyle w:val="ListParagraph"/>
        <w:numPr>
          <w:ilvl w:val="0"/>
          <w:numId w:val="30"/>
        </w:numPr>
        <w:rPr>
          <w:rFonts w:asciiTheme="minorHAnsi" w:hAnsiTheme="minorHAnsi"/>
          <w:sz w:val="22"/>
        </w:rPr>
      </w:pPr>
      <w:r w:rsidRPr="00D8100D">
        <w:rPr>
          <w:rFonts w:asciiTheme="minorHAnsi" w:hAnsiTheme="minorHAnsi"/>
          <w:sz w:val="22"/>
        </w:rPr>
        <w:t>NTP Interagency Center for the Evaluation of Alternative Toxicological Methods, National Institute of Environmental Health Sciences, Research Triangle Park, North Carolina</w:t>
      </w:r>
      <w:r w:rsidR="0039584A">
        <w:rPr>
          <w:rFonts w:asciiTheme="minorHAnsi" w:hAnsiTheme="minorHAnsi"/>
          <w:sz w:val="22"/>
        </w:rPr>
        <w:t>, USA</w:t>
      </w:r>
      <w:r w:rsidRPr="00D8100D">
        <w:rPr>
          <w:rFonts w:asciiTheme="minorHAnsi" w:hAnsiTheme="minorHAnsi"/>
          <w:sz w:val="22"/>
        </w:rPr>
        <w:t xml:space="preserve"> 2</w:t>
      </w:r>
      <w:r w:rsidR="00E311B5" w:rsidRPr="00D8100D">
        <w:rPr>
          <w:rFonts w:asciiTheme="minorHAnsi" w:hAnsiTheme="minorHAnsi"/>
          <w:sz w:val="22"/>
        </w:rPr>
        <w:t>83</w:t>
      </w:r>
      <w:r w:rsidRPr="00D8100D">
        <w:rPr>
          <w:rFonts w:asciiTheme="minorHAnsi" w:hAnsiTheme="minorHAnsi"/>
          <w:sz w:val="22"/>
        </w:rPr>
        <w:t>17</w:t>
      </w:r>
    </w:p>
    <w:p w14:paraId="79BE3E0B" w14:textId="59A21ECC" w:rsidR="00810B69"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German Federal Institute for Risk Assessment (BfR)</w:t>
      </w:r>
      <w:r w:rsidR="0039584A">
        <w:rPr>
          <w:rFonts w:asciiTheme="minorHAnsi" w:hAnsiTheme="minorHAnsi"/>
          <w:sz w:val="22"/>
        </w:rPr>
        <w:t xml:space="preserve">, </w:t>
      </w:r>
      <w:r w:rsidR="0039584A" w:rsidRPr="0039584A">
        <w:rPr>
          <w:rFonts w:asciiTheme="minorHAnsi" w:hAnsiTheme="minorHAnsi"/>
          <w:sz w:val="22"/>
        </w:rPr>
        <w:t>Berlin-Jungfernheide</w:t>
      </w:r>
      <w:r w:rsidR="0039584A">
        <w:rPr>
          <w:rFonts w:asciiTheme="minorHAnsi" w:hAnsiTheme="minorHAnsi"/>
          <w:sz w:val="22"/>
        </w:rPr>
        <w:t>, Germany</w:t>
      </w:r>
    </w:p>
    <w:p w14:paraId="3067350F" w14:textId="77777777" w:rsidR="00862512" w:rsidRPr="00862512" w:rsidRDefault="00862512" w:rsidP="00BC60D9"/>
    <w:p w14:paraId="2918FFC2" w14:textId="62A48983" w:rsidR="00C4220D" w:rsidRPr="00862512" w:rsidRDefault="00C4220D" w:rsidP="00BC60D9">
      <w:r>
        <w:t>*Corresponding Author: wambaugh.john@epa.gov</w:t>
      </w:r>
    </w:p>
    <w:p w14:paraId="20B5155F" w14:textId="5E019748" w:rsidR="001944EA" w:rsidRDefault="001944EA" w:rsidP="00BC60D9"/>
    <w:p w14:paraId="0398A9CA" w14:textId="77777777" w:rsidR="00226A41" w:rsidRDefault="00226A41" w:rsidP="00BC60D9">
      <w:pPr>
        <w:rPr>
          <w:rFonts w:asciiTheme="majorHAnsi" w:eastAsiaTheme="majorEastAsia" w:hAnsiTheme="majorHAnsi" w:cstheme="majorBidi"/>
          <w:color w:val="2F5496" w:themeColor="accent1" w:themeShade="BF"/>
          <w:sz w:val="32"/>
          <w:szCs w:val="32"/>
        </w:rPr>
      </w:pPr>
      <w:r>
        <w:br w:type="page"/>
      </w:r>
    </w:p>
    <w:p w14:paraId="7E1580B7" w14:textId="5B2AC8FD" w:rsidR="001944EA" w:rsidRDefault="001944EA" w:rsidP="00BC60D9">
      <w:pPr>
        <w:pStyle w:val="Heading1"/>
      </w:pPr>
      <w:r>
        <w:lastRenderedPageBreak/>
        <w:t>Abstract</w:t>
      </w:r>
      <w:r w:rsidR="00E70204">
        <w:t xml:space="preserve"> (</w:t>
      </w:r>
      <w:r w:rsidR="00957849">
        <w:t>279</w:t>
      </w:r>
      <w:r w:rsidR="00E70204">
        <w:t xml:space="preserve"> out of 250)</w:t>
      </w:r>
    </w:p>
    <w:p w14:paraId="369E770C" w14:textId="22F50568" w:rsidR="00E34CA8" w:rsidRDefault="00667E97" w:rsidP="00BC60D9">
      <w:r>
        <w:t>Chemical-specific toxicokinetic (TK) data are</w:t>
      </w:r>
      <w:ins w:id="1" w:author="Wambaugh, John (he/him/his)" w:date="2024-08-15T08:47:00Z">
        <w:r w:rsidR="00802FFD">
          <w:t xml:space="preserve"> used</w:t>
        </w:r>
      </w:ins>
      <w:r w:rsidRPr="00810B69">
        <w:t xml:space="preserve"> </w:t>
      </w:r>
      <w:r>
        <w:t>t</w:t>
      </w:r>
      <w:commentRangeStart w:id="2"/>
      <w:r w:rsidR="003A6C59" w:rsidRPr="00810B69">
        <w:t>o assess public health risk</w:t>
      </w:r>
      <w:r w:rsidR="00F01204">
        <w:t>s</w:t>
      </w:r>
      <w:r w:rsidR="003A6C59" w:rsidRPr="00810B69">
        <w:t xml:space="preserve"> posed by chemicals</w:t>
      </w:r>
      <w:r>
        <w:t xml:space="preserve"> occuring in commerce and the environment</w:t>
      </w:r>
      <w:r w:rsidR="003A6C59">
        <w:rPr>
          <w:i/>
          <w:iCs/>
        </w:rPr>
        <w:t xml:space="preserve">. </w:t>
      </w:r>
      <w:r w:rsidR="00D80C01">
        <w:t>H</w:t>
      </w:r>
      <w:r w:rsidR="00810B69" w:rsidRPr="00810B69">
        <w:t xml:space="preserve">igh throughput </w:t>
      </w:r>
      <w:r w:rsidR="00ED154E">
        <w:t>TK</w:t>
      </w:r>
      <w:r w:rsidR="00ED154E" w:rsidRPr="00810B69">
        <w:t xml:space="preserve"> </w:t>
      </w:r>
      <w:r w:rsidR="00810B69" w:rsidRPr="00810B69">
        <w:t xml:space="preserve">(HTTK) methods </w:t>
      </w:r>
      <w:r>
        <w:t>help</w:t>
      </w:r>
      <w:r w:rsidR="003A6C59">
        <w:t xml:space="preserve"> address </w:t>
      </w:r>
      <w:r w:rsidR="00881CD4">
        <w:t xml:space="preserve">data </w:t>
      </w:r>
      <w:r w:rsidR="003A6C59">
        <w:t>gap</w:t>
      </w:r>
      <w:r w:rsidR="00881CD4">
        <w:t>s</w:t>
      </w:r>
      <w:r w:rsidR="00FA4912">
        <w:t xml:space="preserve"> but typically require chemical-specific </w:t>
      </w:r>
      <w:r w:rsidR="00E162F6" w:rsidRPr="00E162F6">
        <w:rPr>
          <w:i/>
          <w:iCs/>
        </w:rPr>
        <w:t>in vitro</w:t>
      </w:r>
      <w:r w:rsidR="00FA4912">
        <w:t xml:space="preserve"> measurements</w:t>
      </w:r>
      <w:r w:rsidR="00810B69">
        <w:t xml:space="preserve">. </w:t>
      </w:r>
      <w:commentRangeEnd w:id="2"/>
      <w:r w:rsidR="003A6C59">
        <w:rPr>
          <w:rStyle w:val="CommentReference"/>
        </w:rPr>
        <w:commentReference w:id="2"/>
      </w:r>
      <w:r w:rsidR="002638EE">
        <w:t xml:space="preserve">As an alternative to measurement, </w:t>
      </w:r>
      <w:r w:rsidR="00E162F6" w:rsidRPr="00E162F6">
        <w:rPr>
          <w:i/>
          <w:iCs/>
        </w:rPr>
        <w:t>in silico</w:t>
      </w:r>
      <w:r w:rsidRPr="00637189">
        <w:rPr>
          <w:i/>
          <w:iCs/>
        </w:rPr>
        <w:t xml:space="preserve"> </w:t>
      </w:r>
      <w:r>
        <w:t xml:space="preserve">models for HTTK have been developed. </w:t>
      </w:r>
      <w:r w:rsidR="00C32380">
        <w:t xml:space="preserve">This evaluation characterizes the accuracy of HTTK approaches based on both </w:t>
      </w:r>
      <w:r w:rsidR="00E162F6" w:rsidRPr="00E162F6">
        <w:rPr>
          <w:i/>
          <w:iCs/>
        </w:rPr>
        <w:t>in vitro</w:t>
      </w:r>
      <w:r w:rsidR="00C32380" w:rsidRPr="001E2AC4">
        <w:rPr>
          <w:i/>
          <w:iCs/>
        </w:rPr>
        <w:t xml:space="preserve"> </w:t>
      </w:r>
      <w:r w:rsidR="00C32380">
        <w:t xml:space="preserve">measurement and </w:t>
      </w:r>
      <w:r w:rsidR="00E162F6" w:rsidRPr="00E162F6">
        <w:rPr>
          <w:i/>
          <w:iCs/>
        </w:rPr>
        <w:t>in silico</w:t>
      </w:r>
      <w:r w:rsidR="00C32380">
        <w:t xml:space="preserve"> predictions. </w:t>
      </w:r>
      <w:r w:rsidR="00FD7566">
        <w:t>Six m</w:t>
      </w:r>
      <w:r w:rsidR="001E0B7A">
        <w:t>odels</w:t>
      </w:r>
      <w:commentRangeStart w:id="3"/>
      <w:commentRangeStart w:id="4"/>
      <w:r w:rsidR="799049E0">
        <w:t xml:space="preserve"> </w:t>
      </w:r>
      <w:r w:rsidR="008F508E">
        <w:t xml:space="preserve">from a collaborative trial </w:t>
      </w:r>
      <w:r w:rsidR="00A85653">
        <w:t>were</w:t>
      </w:r>
      <w:r w:rsidR="00223F10">
        <w:t xml:space="preserve"> variously</w:t>
      </w:r>
      <w:r w:rsidR="00A85653">
        <w:t xml:space="preserve"> used to estimate</w:t>
      </w:r>
      <w:r w:rsidR="799049E0">
        <w:t xml:space="preserve"> </w:t>
      </w:r>
      <w:r w:rsidR="799049E0" w:rsidRPr="73D40FCD">
        <w:rPr>
          <w:rFonts w:ascii="Calibri" w:eastAsia="Calibri" w:hAnsi="Calibri" w:cs="Calibri"/>
        </w:rPr>
        <w:t>intrinsic hepatic clearance (Cl</w:t>
      </w:r>
      <w:r w:rsidR="799049E0" w:rsidRPr="73D40FCD">
        <w:rPr>
          <w:rFonts w:ascii="Calibri" w:eastAsia="Calibri" w:hAnsi="Calibri" w:cs="Calibri"/>
          <w:vertAlign w:val="subscript"/>
        </w:rPr>
        <w:t>int</w:t>
      </w:r>
      <w:r w:rsidR="70790AE9" w:rsidRPr="73D40FCD">
        <w:rPr>
          <w:rFonts w:ascii="Calibri" w:eastAsia="Calibri" w:hAnsi="Calibri" w:cs="Calibri"/>
        </w:rPr>
        <w:t>)</w:t>
      </w:r>
      <w:r w:rsidR="00FD7566">
        <w:rPr>
          <w:rFonts w:ascii="Calibri" w:eastAsia="Calibri" w:hAnsi="Calibri" w:cs="Calibri"/>
        </w:rPr>
        <w:t>,</w:t>
      </w:r>
      <w:r w:rsidR="799049E0" w:rsidRPr="73D40FCD">
        <w:rPr>
          <w:rFonts w:ascii="Calibri" w:eastAsia="Calibri" w:hAnsi="Calibri" w:cs="Calibri"/>
        </w:rPr>
        <w:t xml:space="preserve"> fraction</w:t>
      </w:r>
      <w:r w:rsidR="356081C6" w:rsidRPr="73D40FCD">
        <w:rPr>
          <w:rFonts w:ascii="Calibri" w:eastAsia="Calibri" w:hAnsi="Calibri" w:cs="Calibri"/>
        </w:rPr>
        <w:t xml:space="preserve"> of chemical</w:t>
      </w:r>
      <w:r w:rsidR="799049E0" w:rsidRPr="73D40FCD">
        <w:rPr>
          <w:rFonts w:ascii="Calibri" w:eastAsia="Calibri" w:hAnsi="Calibri" w:cs="Calibri"/>
        </w:rPr>
        <w:t xml:space="preserve"> unbound in plasma (f</w:t>
      </w:r>
      <w:r w:rsidR="799049E0" w:rsidRPr="73D40FCD">
        <w:rPr>
          <w:rFonts w:ascii="Calibri" w:eastAsia="Calibri" w:hAnsi="Calibri" w:cs="Calibri"/>
          <w:vertAlign w:val="subscript"/>
        </w:rPr>
        <w:t>up</w:t>
      </w:r>
      <w:r w:rsidR="488E1A2D">
        <w:t>)</w:t>
      </w:r>
      <w:r w:rsidR="00FD7566">
        <w:t>, and</w:t>
      </w:r>
      <w:r w:rsidR="00223F10">
        <w:t>/or</w:t>
      </w:r>
      <w:r w:rsidR="00FD7566">
        <w:t xml:space="preserve"> </w:t>
      </w:r>
      <w:r w:rsidR="002631AC">
        <w:t>TK elimination half-life</w:t>
      </w:r>
      <w:r w:rsidR="00810B69" w:rsidRPr="00810B69">
        <w:t xml:space="preserve"> </w:t>
      </w:r>
      <w:r w:rsidR="00A85653">
        <w:t xml:space="preserve">for </w:t>
      </w:r>
      <w:r w:rsidR="00A85653" w:rsidRPr="00667E97">
        <w:rPr>
          <w:highlight w:val="yellow"/>
        </w:rPr>
        <w:t>8</w:t>
      </w:r>
      <w:r w:rsidR="001B7B27">
        <w:rPr>
          <w:highlight w:val="yellow"/>
        </w:rPr>
        <w:t>8</w:t>
      </w:r>
      <w:r w:rsidR="00A85653">
        <w:t xml:space="preserve"> chemicals</w:t>
      </w:r>
      <w:r w:rsidR="00223F10">
        <w:t xml:space="preserve"> with </w:t>
      </w:r>
      <w:r w:rsidR="00E162F6" w:rsidRPr="00E162F6">
        <w:rPr>
          <w:i/>
          <w:iCs/>
        </w:rPr>
        <w:t>in vivo</w:t>
      </w:r>
      <w:r w:rsidR="00223F10">
        <w:t xml:space="preserve"> measured TK data</w:t>
      </w:r>
      <w:r w:rsidR="00ED154E">
        <w:t>.</w:t>
      </w:r>
      <w:commentRangeEnd w:id="3"/>
      <w:r w:rsidR="003A6C59">
        <w:rPr>
          <w:rStyle w:val="CommentReference"/>
        </w:rPr>
        <w:commentReference w:id="3"/>
      </w:r>
      <w:commentRangeEnd w:id="4"/>
      <w:r w:rsidR="003A6C59">
        <w:rPr>
          <w:rStyle w:val="CommentReference"/>
        </w:rPr>
        <w:commentReference w:id="4"/>
      </w:r>
      <w:r w:rsidR="00ED154E">
        <w:t xml:space="preserve"> </w:t>
      </w:r>
      <w:commentRangeStart w:id="6"/>
      <w:r w:rsidR="00881CD4">
        <w:t>The</w:t>
      </w:r>
      <w:r w:rsidR="00893DFD">
        <w:t xml:space="preserve"> </w:t>
      </w:r>
      <w:r w:rsidR="002631AC">
        <w:t>Cl</w:t>
      </w:r>
      <w:r w:rsidR="002631AC" w:rsidRPr="002631AC">
        <w:rPr>
          <w:vertAlign w:val="subscript"/>
        </w:rPr>
        <w:t>int</w:t>
      </w:r>
      <w:r w:rsidR="002631AC">
        <w:t xml:space="preserve"> and f</w:t>
      </w:r>
      <w:r w:rsidR="002631AC" w:rsidRPr="002631AC">
        <w:rPr>
          <w:vertAlign w:val="subscript"/>
        </w:rPr>
        <w:t>up</w:t>
      </w:r>
      <w:r w:rsidR="002631AC">
        <w:t xml:space="preserve"> </w:t>
      </w:r>
      <w:r w:rsidR="000877CF">
        <w:t>value</w:t>
      </w:r>
      <w:r w:rsidR="00893DFD">
        <w:t>s</w:t>
      </w:r>
      <w:commentRangeEnd w:id="6"/>
      <w:r w:rsidR="003A6C59">
        <w:rPr>
          <w:rStyle w:val="CommentReference"/>
        </w:rPr>
        <w:commentReference w:id="6"/>
      </w:r>
      <w:r w:rsidR="00893DFD">
        <w:t xml:space="preserve"> </w:t>
      </w:r>
      <w:r w:rsidR="00881CD4">
        <w:t xml:space="preserve">were </w:t>
      </w:r>
      <w:r w:rsidR="00AE5C70">
        <w:t xml:space="preserve">used as inputs in </w:t>
      </w:r>
      <w:r w:rsidR="00893DFD">
        <w:t xml:space="preserve">a </w:t>
      </w:r>
      <w:r w:rsidR="00ED154E">
        <w:t xml:space="preserve">high throughput </w:t>
      </w:r>
      <w:r w:rsidR="00893DFD">
        <w:t>physiologically</w:t>
      </w:r>
      <w:r w:rsidR="00951CA9">
        <w:t>-</w:t>
      </w:r>
      <w:r w:rsidR="00893DFD">
        <w:t>based TK (</w:t>
      </w:r>
      <w:r w:rsidR="00893DFD" w:rsidRPr="00810B69">
        <w:t>PBTK</w:t>
      </w:r>
      <w:r w:rsidR="00893DFD">
        <w:t>)</w:t>
      </w:r>
      <w:r w:rsidR="00893DFD" w:rsidRPr="00810B69">
        <w:t xml:space="preserve"> </w:t>
      </w:r>
      <w:r w:rsidR="00893DFD">
        <w:t>model to predict plasma concentrations</w:t>
      </w:r>
      <w:r w:rsidR="009413F6">
        <w:t>.</w:t>
      </w:r>
      <w:r w:rsidR="00FC54C9" w:rsidRPr="00FC54C9">
        <w:t xml:space="preserve"> </w:t>
      </w:r>
      <w:r w:rsidR="00B67E4F">
        <w:t>R</w:t>
      </w:r>
      <w:r w:rsidR="00A50D48">
        <w:t>oot mean squared log</w:t>
      </w:r>
      <w:r w:rsidR="00A50D48" w:rsidRPr="005D7301">
        <w:rPr>
          <w:vertAlign w:val="subscript"/>
        </w:rPr>
        <w:t xml:space="preserve">10 </w:t>
      </w:r>
      <w:r w:rsidR="00A50D48">
        <w:t>error (RMSLE) was calculated for AUC (time-integrated area under the curve) and C</w:t>
      </w:r>
      <w:r w:rsidR="00A50D48" w:rsidRPr="001E2AC4">
        <w:rPr>
          <w:vertAlign w:val="subscript"/>
        </w:rPr>
        <w:t xml:space="preserve">max </w:t>
      </w:r>
      <w:r w:rsidR="00A50D48">
        <w:t>(peak concentration</w:t>
      </w:r>
      <w:r w:rsidR="00E70204">
        <w:t>)</w:t>
      </w:r>
      <w:r w:rsidR="00A50D48">
        <w:t xml:space="preserve">. </w:t>
      </w:r>
      <w:r w:rsidR="00B00A68">
        <w:t>As a point</w:t>
      </w:r>
      <w:r w:rsidR="00ED7EE2">
        <w:t xml:space="preserve"> of comparison for </w:t>
      </w:r>
      <w:r w:rsidR="00ED493C">
        <w:t>HT-PBTK</w:t>
      </w:r>
      <w:r w:rsidR="00B00A68">
        <w:t xml:space="preserve">, the </w:t>
      </w:r>
      <w:r w:rsidR="00E162F6" w:rsidRPr="00E162F6">
        <w:rPr>
          <w:i/>
          <w:iCs/>
        </w:rPr>
        <w:t>in vivo</w:t>
      </w:r>
      <w:r w:rsidR="00B00A68">
        <w:t xml:space="preserve"> data were </w:t>
      </w:r>
      <w:r w:rsidR="0083315D">
        <w:t xml:space="preserve">also used to estimate </w:t>
      </w:r>
      <w:r w:rsidR="00ED7EE2">
        <w:t>empirical one- or two-compartment TK model</w:t>
      </w:r>
      <w:r w:rsidR="00E24E84">
        <w:t xml:space="preserve"> parameters</w:t>
      </w:r>
      <w:r w:rsidR="0083315D">
        <w:rPr>
          <w:vertAlign w:val="subscript"/>
        </w:rPr>
        <w:t>.</w:t>
      </w:r>
      <w:r w:rsidR="0083315D">
        <w:t xml:space="preserve"> </w:t>
      </w:r>
      <w:r w:rsidR="00E70204" w:rsidRPr="00E70204">
        <w:t>Early time points, including C</w:t>
      </w:r>
      <w:r w:rsidR="00E70204" w:rsidRPr="001E2AC4">
        <w:rPr>
          <w:vertAlign w:val="subscript"/>
        </w:rPr>
        <w:t>max</w:t>
      </w:r>
      <w:r w:rsidR="00E70204" w:rsidRPr="00E70204">
        <w:t xml:space="preserve">, are driven by physicochemical properties and are insensitive to </w:t>
      </w:r>
      <w:r w:rsidR="00E70204">
        <w:t xml:space="preserve">HTTK </w:t>
      </w:r>
      <w:r w:rsidR="00B968EE">
        <w:t>parameters</w:t>
      </w:r>
      <w:r w:rsidR="00E70204" w:rsidRPr="00E70204">
        <w:t>.</w:t>
      </w:r>
      <w:r w:rsidR="00881CD4">
        <w:t xml:space="preserve"> </w:t>
      </w:r>
      <w:commentRangeStart w:id="7"/>
      <w:r w:rsidR="00881CD4">
        <w:t>C</w:t>
      </w:r>
      <w:r w:rsidR="00881CD4" w:rsidRPr="001E2AC4">
        <w:rPr>
          <w:vertAlign w:val="subscript"/>
        </w:rPr>
        <w:t>max</w:t>
      </w:r>
      <w:r w:rsidR="00881CD4">
        <w:t xml:space="preserve"> could be predicted with RMSLE 0.8-0.9 in contrast to 0.7 for </w:t>
      </w:r>
      <w:r w:rsidR="00E24E84">
        <w:t>empirical TK models</w:t>
      </w:r>
      <w:commentRangeEnd w:id="7"/>
      <w:r w:rsidR="003A6C59">
        <w:rPr>
          <w:rStyle w:val="CommentReference"/>
        </w:rPr>
        <w:commentReference w:id="7"/>
      </w:r>
      <w:r w:rsidR="00881CD4">
        <w:t xml:space="preserve">. </w:t>
      </w:r>
      <w:r w:rsidR="00E70204">
        <w:t xml:space="preserve">Greater discrimination between </w:t>
      </w:r>
      <w:r w:rsidR="001A4FCE">
        <w:t>models</w:t>
      </w:r>
      <w:r w:rsidR="00E70204">
        <w:t xml:space="preserve"> was observed at later time points, which impact AUC and is driven by estimated metabolism and elimination.</w:t>
      </w:r>
      <w:r w:rsidR="00242798">
        <w:rPr>
          <w:rFonts w:eastAsia="Times New Roman"/>
        </w:rPr>
        <w:t xml:space="preserve"> </w:t>
      </w:r>
      <w:commentRangeStart w:id="8"/>
      <w:commentRangeStart w:id="9"/>
      <w:r w:rsidR="00FA55EA">
        <w:rPr>
          <w:rFonts w:eastAsia="Times New Roman"/>
        </w:rPr>
        <w:t>For AUC</w:t>
      </w:r>
      <w:r w:rsidR="00957849">
        <w:rPr>
          <w:rFonts w:eastAsia="Times New Roman"/>
        </w:rPr>
        <w:t>,</w:t>
      </w:r>
      <w:r w:rsidR="00FA55EA">
        <w:rPr>
          <w:rFonts w:eastAsia="Times New Roman"/>
        </w:rPr>
        <w:t xml:space="preserve"> </w:t>
      </w:r>
      <w:r w:rsidR="00FA55EA">
        <w:t>empirical TK models</w:t>
      </w:r>
      <w:commentRangeStart w:id="10"/>
      <w:commentRangeEnd w:id="10"/>
      <w:r w:rsidR="00FA55EA">
        <w:rPr>
          <w:rStyle w:val="CommentReference"/>
        </w:rPr>
        <w:commentReference w:id="10"/>
      </w:r>
      <w:r w:rsidR="00FA55EA">
        <w:t xml:space="preserve"> had </w:t>
      </w:r>
      <w:r w:rsidR="00FA55EA">
        <w:rPr>
          <w:rFonts w:eastAsia="Times New Roman"/>
        </w:rPr>
        <w:t xml:space="preserve">RMSLE 0.5. </w:t>
      </w:r>
      <w:commentRangeEnd w:id="8"/>
      <w:r w:rsidR="00FA55EA">
        <w:rPr>
          <w:rStyle w:val="CommentReference"/>
        </w:rPr>
        <w:commentReference w:id="8"/>
      </w:r>
      <w:commentRangeEnd w:id="9"/>
      <w:r w:rsidR="00D31B2B">
        <w:rPr>
          <w:rStyle w:val="CommentReference"/>
        </w:rPr>
        <w:commentReference w:id="9"/>
      </w:r>
      <w:r w:rsidR="00FA55EA">
        <w:rPr>
          <w:rFonts w:eastAsia="Times New Roman"/>
        </w:rPr>
        <w:t xml:space="preserve">Chemical-specific </w:t>
      </w:r>
      <w:r w:rsidR="00E162F6" w:rsidRPr="00E162F6">
        <w:rPr>
          <w:rFonts w:eastAsia="Times New Roman"/>
          <w:i/>
          <w:iCs/>
        </w:rPr>
        <w:t>in vitro</w:t>
      </w:r>
      <w:r w:rsidR="00FA55EA">
        <w:rPr>
          <w:rFonts w:eastAsia="Times New Roman"/>
        </w:rPr>
        <w:t xml:space="preserve"> data had RMSLE 1.3 and QSPRs ranged from 1.3-1.4. </w:t>
      </w:r>
      <w:r w:rsidR="00881CD4">
        <w:rPr>
          <w:rFonts w:eastAsia="Times New Roman"/>
        </w:rPr>
        <w:t>A</w:t>
      </w:r>
      <w:r w:rsidR="00242798">
        <w:rPr>
          <w:rFonts w:eastAsia="Times New Roman"/>
        </w:rPr>
        <w:t xml:space="preserve"> consensus prediction using the maximum </w:t>
      </w:r>
      <w:r w:rsidR="00FA55EA">
        <w:t>Cl</w:t>
      </w:r>
      <w:r w:rsidR="00FA55EA" w:rsidRPr="002631AC">
        <w:rPr>
          <w:vertAlign w:val="subscript"/>
        </w:rPr>
        <w:t>int</w:t>
      </w:r>
      <w:r w:rsidR="00242798">
        <w:rPr>
          <w:rFonts w:eastAsia="Times New Roman"/>
        </w:rPr>
        <w:t xml:space="preserve"> predicted across all QSPR</w:t>
      </w:r>
      <w:r w:rsidR="00D068F9">
        <w:rPr>
          <w:rFonts w:eastAsia="Times New Roman"/>
        </w:rPr>
        <w:t>s</w:t>
      </w:r>
      <w:r w:rsidR="00242798">
        <w:rPr>
          <w:rFonts w:eastAsia="Times New Roman"/>
        </w:rPr>
        <w:t xml:space="preserve"> </w:t>
      </w:r>
      <w:r w:rsidR="00A50D48">
        <w:rPr>
          <w:rFonts w:eastAsia="Times New Roman"/>
        </w:rPr>
        <w:t>predicted AUC with RMSLE 1</w:t>
      </w:r>
      <w:r w:rsidR="00881CD4">
        <w:rPr>
          <w:rFonts w:eastAsia="Times New Roman"/>
        </w:rPr>
        <w:t>.1</w:t>
      </w:r>
      <w:r w:rsidR="00ED154E">
        <w:t xml:space="preserve">. The consensus predictions outperformed the </w:t>
      </w:r>
      <w:r w:rsidR="00E162F6" w:rsidRPr="00E162F6">
        <w:rPr>
          <w:i/>
          <w:iCs/>
        </w:rPr>
        <w:t>in vitro</w:t>
      </w:r>
      <w:r w:rsidR="00FC54C9">
        <w:t xml:space="preserve"> measure</w:t>
      </w:r>
      <w:r w:rsidR="00D068F9">
        <w:t xml:space="preserve">d data </w:t>
      </w:r>
      <w:r w:rsidR="00FC54C9">
        <w:t xml:space="preserve">for the </w:t>
      </w:r>
      <w:r w:rsidR="00D068F9">
        <w:t>evaluation</w:t>
      </w:r>
      <w:r w:rsidR="00FC54C9">
        <w:t xml:space="preserve"> chemicals. </w:t>
      </w:r>
      <w:r w:rsidR="00242798">
        <w:rPr>
          <w:rFonts w:eastAsia="Times New Roman"/>
        </w:rPr>
        <w:t>For novel compounds</w:t>
      </w:r>
      <w:r w:rsidR="007643A2">
        <w:rPr>
          <w:rFonts w:eastAsia="Times New Roman"/>
        </w:rPr>
        <w:t>,</w:t>
      </w:r>
      <w:r w:rsidR="00242798">
        <w:rPr>
          <w:rFonts w:eastAsia="Times New Roman"/>
        </w:rPr>
        <w:t xml:space="preserve"> a consensus </w:t>
      </w:r>
      <w:r w:rsidR="00D068F9">
        <w:rPr>
          <w:rFonts w:eastAsia="Times New Roman"/>
        </w:rPr>
        <w:t xml:space="preserve">QSPR </w:t>
      </w:r>
      <w:r w:rsidR="00242798">
        <w:rPr>
          <w:rFonts w:eastAsia="Times New Roman"/>
        </w:rPr>
        <w:t xml:space="preserve">approach may yield reasonable </w:t>
      </w:r>
      <w:r w:rsidR="00ED154E">
        <w:rPr>
          <w:rFonts w:eastAsia="Times New Roman"/>
        </w:rPr>
        <w:t>prediction</w:t>
      </w:r>
      <w:r w:rsidR="00D80C01">
        <w:rPr>
          <w:rFonts w:eastAsia="Times New Roman"/>
        </w:rPr>
        <w:t>s</w:t>
      </w:r>
      <w:r w:rsidR="00881CD4">
        <w:rPr>
          <w:rFonts w:eastAsia="Times New Roman"/>
        </w:rPr>
        <w:t xml:space="preserve"> of TK</w:t>
      </w:r>
      <w:r w:rsidR="00242798">
        <w:rPr>
          <w:rFonts w:eastAsia="Times New Roman"/>
        </w:rPr>
        <w:t xml:space="preserve">. </w:t>
      </w:r>
    </w:p>
    <w:p w14:paraId="123BF8D5" w14:textId="77777777" w:rsidR="00E34CA8" w:rsidRDefault="00E34CA8" w:rsidP="00BC60D9"/>
    <w:p w14:paraId="367D24C3" w14:textId="19CFE0D7" w:rsidR="000F2AA5" w:rsidRDefault="000F2AA5" w:rsidP="00BC60D9"/>
    <w:p w14:paraId="7BAE3666" w14:textId="77777777" w:rsidR="00226A41" w:rsidRDefault="00226A41" w:rsidP="00BC60D9">
      <w:pPr>
        <w:rPr>
          <w:rFonts w:asciiTheme="majorHAnsi" w:eastAsiaTheme="majorEastAsia" w:hAnsiTheme="majorHAnsi" w:cstheme="majorBidi"/>
          <w:sz w:val="32"/>
          <w:szCs w:val="32"/>
        </w:rPr>
      </w:pPr>
      <w:r>
        <w:br w:type="page"/>
      </w:r>
    </w:p>
    <w:p w14:paraId="659B0780" w14:textId="12B66E32" w:rsidR="00AA4D78" w:rsidRDefault="00810B69" w:rsidP="00BC60D9">
      <w:pPr>
        <w:pStyle w:val="Heading1"/>
      </w:pPr>
      <w:r>
        <w:lastRenderedPageBreak/>
        <w:t>I</w:t>
      </w:r>
      <w:r w:rsidR="00AA4D78">
        <w:t>ntroduction</w:t>
      </w:r>
    </w:p>
    <w:p w14:paraId="0BD0474D" w14:textId="09E83087" w:rsidR="00FF566D" w:rsidRDefault="0007663B">
      <w:pPr>
        <w:rPr>
          <w:rFonts w:ascii="Calibri" w:eastAsia="Calibri" w:hAnsi="Calibri" w:cs="Calibri"/>
        </w:rPr>
      </w:pPr>
      <w:r w:rsidRPr="73D40FCD">
        <w:rPr>
          <w:rFonts w:ascii="Calibri" w:eastAsia="Calibri" w:hAnsi="Calibri" w:cs="Calibri"/>
        </w:rPr>
        <w:t xml:space="preserve">Toxicokinetics (TK) describes the absorption, distribution, metabolism, and excretion (ADME) of chemicals in the body as a function of time </w:t>
      </w:r>
      <w:r w:rsidR="00CB3EB1">
        <w:rPr>
          <w:rFonts w:ascii="Calibri" w:eastAsia="Calibri" w:hAnsi="Calibri" w:cs="Calibri"/>
        </w:rPr>
        <w:fldChar w:fldCharType="begin"/>
      </w:r>
      <w:r w:rsidR="009870A7">
        <w:rPr>
          <w:rFonts w:ascii="Calibri" w:eastAsia="Calibri" w:hAnsi="Calibri" w:cs="Calibri"/>
        </w:rPr>
        <w:instrText xml:space="preserve"> ADDIN EN.CITE &lt;EndNote&gt;&lt;Cite&gt;&lt;Author&gt;O&amp;apos;Flaherty&lt;/Author&gt;&lt;Year&gt;1981&lt;/Year&gt;&lt;RecNum&gt;202&lt;/RecNum&gt;&lt;DisplayText&gt;(O&amp;apos;Flaherty 1981)&lt;/DisplayText&gt;&lt;record&gt;&lt;rec-number&gt;202&lt;/rec-number&gt;&lt;foreign-keys&gt;&lt;key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CB3EB1">
        <w:rPr>
          <w:rFonts w:ascii="Calibri" w:eastAsia="Calibri" w:hAnsi="Calibri" w:cs="Calibri"/>
        </w:rPr>
        <w:fldChar w:fldCharType="separate"/>
      </w:r>
      <w:r w:rsidR="009870A7">
        <w:rPr>
          <w:rFonts w:ascii="Calibri" w:eastAsia="Calibri" w:hAnsi="Calibri" w:cs="Calibri"/>
          <w:noProof/>
        </w:rPr>
        <w:t>(O'Flaherty 1981)</w:t>
      </w:r>
      <w:r w:rsidR="00CB3EB1">
        <w:rPr>
          <w:rFonts w:ascii="Calibri" w:eastAsia="Calibri" w:hAnsi="Calibri" w:cs="Calibri"/>
        </w:rPr>
        <w:fldChar w:fldCharType="end"/>
      </w:r>
      <w:r w:rsidRPr="73D40FCD">
        <w:rPr>
          <w:rFonts w:ascii="Calibri" w:eastAsia="Calibri" w:hAnsi="Calibri" w:cs="Calibri"/>
        </w:rPr>
        <w:t xml:space="preserve">. Since TK allows the prediction of tissue concentrations as a function of chemical exposure, it provides critical information for assessing health risks posed by chemical exposures </w:t>
      </w:r>
      <w:r w:rsidR="008D0B87">
        <w:rPr>
          <w:rFonts w:ascii="Calibri" w:eastAsia="Calibri" w:hAnsi="Calibri" w:cs="Calibri"/>
        </w:rPr>
        <w:fldChar w:fldCharType="begin">
          <w:fldData xml:space="preserve">PEVuZE5vdGU+PENpdGU+PEF1dGhvcj5Sb3Ryb2ZmPC9BdXRob3I+PFllYXI+MjAxMDwvWWVhcj48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PEVuZE5vdGU+PENpdGU+PEF1dGhvcj5Sb3Ryb2ZmPC9BdXRob3I+PFllYXI+MjAxMDwvWWVhcj48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8D0B87">
        <w:rPr>
          <w:rFonts w:ascii="Calibri" w:eastAsia="Calibri" w:hAnsi="Calibri" w:cs="Calibri"/>
          <w:noProof/>
        </w:rPr>
        <w:t>(Rotroff et al. 2010; Tonnelier et al. 2012)</w:t>
      </w:r>
      <w:r w:rsidR="008D0B87">
        <w:rPr>
          <w:rFonts w:ascii="Calibri" w:eastAsia="Calibri" w:hAnsi="Calibri" w:cs="Calibri"/>
        </w:rPr>
        <w:fldChar w:fldCharType="end"/>
      </w:r>
      <w:r w:rsidRPr="73D40FCD">
        <w:rPr>
          <w:rFonts w:ascii="Calibri" w:eastAsia="Calibri" w:hAnsi="Calibri" w:cs="Calibri"/>
        </w:rPr>
        <w:t xml:space="preserve">. </w:t>
      </w:r>
      <w:r w:rsidR="003E6265">
        <w:rPr>
          <w:rFonts w:ascii="Calibri" w:eastAsia="Calibri" w:hAnsi="Calibri" w:cs="Calibri"/>
        </w:rPr>
        <w:t>Whilst</w:t>
      </w:r>
      <w:r w:rsidR="0006555A">
        <w:rPr>
          <w:rFonts w:ascii="Calibri" w:eastAsia="Calibri" w:hAnsi="Calibri" w:cs="Calibri"/>
        </w:rPr>
        <w:t xml:space="preserve"> information on </w:t>
      </w:r>
      <w:r>
        <w:rPr>
          <w:rFonts w:ascii="Calibri" w:eastAsia="Calibri" w:hAnsi="Calibri" w:cs="Calibri"/>
        </w:rPr>
        <w:t>TK</w:t>
      </w:r>
      <w:r w:rsidR="0006555A">
        <w:rPr>
          <w:rFonts w:ascii="Calibri" w:eastAsia="Calibri" w:hAnsi="Calibri" w:cs="Calibri"/>
        </w:rPr>
        <w:t xml:space="preserve"> has been a critical aspect of </w:t>
      </w:r>
      <w:r w:rsidR="003E6265">
        <w:rPr>
          <w:rFonts w:ascii="Calibri" w:eastAsia="Calibri" w:hAnsi="Calibri" w:cs="Calibri"/>
        </w:rPr>
        <w:t>human pharmaceutical</w:t>
      </w:r>
      <w:r w:rsidR="00784186">
        <w:rPr>
          <w:rFonts w:ascii="Calibri" w:eastAsia="Calibri" w:hAnsi="Calibri" w:cs="Calibri"/>
        </w:rPr>
        <w:t xml:space="preserve"> safety assessment for decades</w:t>
      </w:r>
      <w:r w:rsidR="003E6265">
        <w:rPr>
          <w:rFonts w:ascii="Calibri" w:eastAsia="Calibri" w:hAnsi="Calibri" w:cs="Calibri"/>
        </w:rPr>
        <w:t xml:space="preserve">, </w:t>
      </w:r>
      <w:r>
        <w:rPr>
          <w:rFonts w:ascii="Calibri" w:eastAsia="Calibri" w:hAnsi="Calibri" w:cs="Calibri"/>
        </w:rPr>
        <w:t xml:space="preserve">the </w:t>
      </w:r>
      <w:r w:rsidR="003E6265">
        <w:rPr>
          <w:rFonts w:ascii="Calibri" w:eastAsia="Calibri" w:hAnsi="Calibri" w:cs="Calibri"/>
        </w:rPr>
        <w:t xml:space="preserve">data requirements under the majority of </w:t>
      </w:r>
      <w:r w:rsidR="00272D5D">
        <w:rPr>
          <w:rFonts w:ascii="Calibri" w:eastAsia="Calibri" w:hAnsi="Calibri" w:cs="Calibri"/>
        </w:rPr>
        <w:t xml:space="preserve">non-pharmaceutical </w:t>
      </w:r>
      <w:r w:rsidR="003E6265">
        <w:rPr>
          <w:rFonts w:ascii="Calibri" w:eastAsia="Calibri" w:hAnsi="Calibri" w:cs="Calibri"/>
        </w:rPr>
        <w:t xml:space="preserve">regulatory frameworks </w:t>
      </w:r>
      <w:r>
        <w:rPr>
          <w:rFonts w:ascii="Calibri" w:eastAsia="Calibri" w:hAnsi="Calibri" w:cs="Calibri"/>
        </w:rPr>
        <w:t xml:space="preserve">do not consistently </w:t>
      </w:r>
      <w:r w:rsidR="00DD3BBA">
        <w:rPr>
          <w:rFonts w:ascii="Calibri" w:eastAsia="Calibri" w:hAnsi="Calibri" w:cs="Calibri"/>
        </w:rPr>
        <w:t>include TK or one of its underlying processes</w:t>
      </w:r>
      <w:r w:rsidR="00272D5D">
        <w:rPr>
          <w:rFonts w:ascii="Calibri" w:eastAsia="Calibri" w:hAnsi="Calibri" w:cs="Calibri"/>
        </w:rPr>
        <w:t>. Indeed</w:t>
      </w:r>
      <w:r w:rsidR="00BA3B08">
        <w:rPr>
          <w:rFonts w:ascii="Calibri" w:eastAsia="Calibri" w:hAnsi="Calibri" w:cs="Calibri"/>
        </w:rPr>
        <w:t xml:space="preserve">, regulations </w:t>
      </w:r>
      <w:r w:rsidR="00605B79">
        <w:rPr>
          <w:rFonts w:ascii="Calibri" w:eastAsia="Calibri" w:hAnsi="Calibri" w:cs="Calibri"/>
        </w:rPr>
        <w:t>such as</w:t>
      </w:r>
      <w:r w:rsidR="00BA3B08">
        <w:rPr>
          <w:rFonts w:ascii="Calibri" w:eastAsia="Calibri" w:hAnsi="Calibri" w:cs="Calibri"/>
        </w:rPr>
        <w:t xml:space="preserve"> the EU’s REACH </w:t>
      </w:r>
      <w:r w:rsidR="00681A89">
        <w:rPr>
          <w:rFonts w:ascii="Calibri" w:eastAsia="Calibri" w:hAnsi="Calibri" w:cs="Calibri"/>
        </w:rPr>
        <w:t xml:space="preserve">have no specific information requirements to generate </w:t>
      </w:r>
      <w:r w:rsidR="002F5133">
        <w:rPr>
          <w:rFonts w:ascii="Calibri" w:eastAsia="Calibri" w:hAnsi="Calibri" w:cs="Calibri"/>
        </w:rPr>
        <w:t>TK</w:t>
      </w:r>
      <w:r w:rsidR="00681A89">
        <w:rPr>
          <w:rFonts w:ascii="Calibri" w:eastAsia="Calibri" w:hAnsi="Calibri" w:cs="Calibri"/>
        </w:rPr>
        <w:t xml:space="preserve"> data</w:t>
      </w:r>
      <w:r w:rsidR="00784186">
        <w:rPr>
          <w:rFonts w:ascii="Calibri" w:eastAsia="Calibri" w:hAnsi="Calibri" w:cs="Calibri"/>
        </w:rPr>
        <w:t xml:space="preserve"> </w:t>
      </w:r>
      <w:r w:rsidR="0074420B">
        <w:rPr>
          <w:rFonts w:ascii="Calibri" w:eastAsia="Calibri" w:hAnsi="Calibri" w:cs="Calibri"/>
        </w:rPr>
        <w:t>for specific tonnage band</w:t>
      </w:r>
      <w:r w:rsidR="000503AC">
        <w:rPr>
          <w:rFonts w:ascii="Calibri" w:eastAsia="Calibri" w:hAnsi="Calibri" w:cs="Calibri"/>
        </w:rPr>
        <w:t>s</w:t>
      </w:r>
      <w:r w:rsidR="004F4AD5">
        <w:rPr>
          <w:rFonts w:ascii="Calibri" w:eastAsia="Calibri" w:hAnsi="Calibri" w:cs="Calibri"/>
        </w:rPr>
        <w:t xml:space="preserve"> yet increasingly it is recognized that </w:t>
      </w:r>
      <w:r w:rsidR="004F4AD5" w:rsidRPr="73D40FCD">
        <w:rPr>
          <w:rFonts w:ascii="Calibri" w:eastAsia="Calibri" w:hAnsi="Calibri" w:cs="Calibri"/>
        </w:rPr>
        <w:t xml:space="preserve">TK </w:t>
      </w:r>
      <w:r w:rsidR="005F4E00">
        <w:rPr>
          <w:rFonts w:ascii="Calibri" w:eastAsia="Calibri" w:hAnsi="Calibri" w:cs="Calibri"/>
        </w:rPr>
        <w:t xml:space="preserve">information is valuable </w:t>
      </w:r>
      <w:r w:rsidR="00A70CD4">
        <w:rPr>
          <w:rFonts w:ascii="Calibri" w:eastAsia="Calibri" w:hAnsi="Calibri" w:cs="Calibri"/>
        </w:rPr>
        <w:t>in the</w:t>
      </w:r>
      <w:r w:rsidR="004F4AD5" w:rsidRPr="73D40FCD">
        <w:rPr>
          <w:rFonts w:ascii="Calibri" w:eastAsia="Calibri" w:hAnsi="Calibri" w:cs="Calibri"/>
        </w:rPr>
        <w:t xml:space="preserve"> interpretation of biomonitoring data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&lt;EndNote&gt;&lt;Cite&gt;&lt;Author&gt;Sobus&lt;/Author&gt;&lt;Year&gt;2011&lt;/Year&gt;&lt;RecNum&gt;263&lt;/RecNum&gt;&lt;DisplayText&gt;(Sobus et al. 2011)&lt;/DisplayText&gt;&lt;record&gt;&lt;rec-number&gt;263&lt;/rec-number&gt;&lt;foreign-keys&gt;&lt;key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(Sobus et al. 2011)</w:t>
      </w:r>
      <w:r w:rsidR="008D0B87">
        <w:rPr>
          <w:rFonts w:ascii="Calibri" w:eastAsia="Calibri" w:hAnsi="Calibri" w:cs="Calibri"/>
        </w:rPr>
        <w:fldChar w:fldCharType="end"/>
      </w:r>
      <w:r w:rsidR="004F4AD5" w:rsidRPr="73D40FCD">
        <w:rPr>
          <w:rFonts w:ascii="Calibri" w:eastAsia="Calibri" w:hAnsi="Calibri" w:cs="Calibri"/>
        </w:rPr>
        <w:t xml:space="preserve">, dosimetric anchoring of animal toxicity studies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Research Council&lt;/Author&gt;&lt;Year&gt;1983&lt;/Year&gt;&lt;RecNum&gt;193&lt;/RecNum&gt;&lt;DisplayText&gt;(National Research Council 1983)&lt;/DisplayText&gt;&lt;record&gt;&lt;rec-number&gt;193&lt;/rec-number&gt;&lt;foreign-keys&gt;&lt;key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Research Council 1983)</w:t>
      </w:r>
      <w:r w:rsidR="008D0B87">
        <w:rPr>
          <w:rFonts w:ascii="Calibri" w:eastAsia="Calibri" w:hAnsi="Calibri" w:cs="Calibri"/>
        </w:rPr>
        <w:fldChar w:fldCharType="end"/>
      </w:r>
      <w:r w:rsidR="004F4AD5" w:rsidRPr="73D40FCD">
        <w:rPr>
          <w:rFonts w:ascii="Calibri" w:eastAsia="Calibri" w:hAnsi="Calibri" w:cs="Calibri"/>
        </w:rPr>
        <w:t xml:space="preserve">, quantitative </w:t>
      </w:r>
      <w:r w:rsidR="00E162F6" w:rsidRPr="00E162F6">
        <w:rPr>
          <w:rFonts w:ascii="Calibri" w:eastAsia="Calibri" w:hAnsi="Calibri" w:cs="Calibri"/>
          <w:i/>
          <w:iCs/>
        </w:rPr>
        <w:t>in vitro</w:t>
      </w:r>
      <w:r w:rsidR="004F4AD5" w:rsidRPr="73D40FCD">
        <w:rPr>
          <w:rFonts w:ascii="Calibri" w:eastAsia="Calibri" w:hAnsi="Calibri" w:cs="Calibri"/>
        </w:rPr>
        <w:t>-</w:t>
      </w:r>
      <w:r w:rsidR="00E162F6" w:rsidRPr="00E162F6">
        <w:rPr>
          <w:rFonts w:ascii="Calibri" w:eastAsia="Calibri" w:hAnsi="Calibri" w:cs="Calibri"/>
          <w:i/>
          <w:iCs/>
        </w:rPr>
        <w:t>in vivo</w:t>
      </w:r>
      <w:r w:rsidR="004F4AD5" w:rsidRPr="73D40FCD">
        <w:rPr>
          <w:rFonts w:ascii="Calibri" w:eastAsia="Calibri" w:hAnsi="Calibri" w:cs="Calibri"/>
        </w:rPr>
        <w:t xml:space="preserve"> extrapolation (IVIVE) from high throughput bioactivity studies </w:t>
      </w:r>
      <w:r w:rsidR="008D0B87">
        <w:rPr>
          <w:rFonts w:ascii="Calibri" w:eastAsia="Calibri" w:hAnsi="Calibri" w:cs="Calibri"/>
        </w:rPr>
        <w:fldChar w:fldCharType="begin">
          <w:fldData xml:space="preserve">PEVuZE5vdGU+PENpdGU+PEF1dGhvcj5XZXRtb3JlPC9BdXRob3I+PFllYXI+MjAxNTwvWWVhcj48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PEVuZE5vdGU+PENpdGU+PEF1dGhvcj5XZXRtb3JlPC9BdXRob3I+PFllYXI+MjAxNTwvWWVhcj48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8D0B87">
        <w:rPr>
          <w:rFonts w:ascii="Calibri" w:eastAsia="Calibri" w:hAnsi="Calibri" w:cs="Calibri"/>
          <w:noProof/>
        </w:rPr>
        <w:t>(Wetmore et al. 2015)</w:t>
      </w:r>
      <w:r w:rsidR="008D0B87">
        <w:rPr>
          <w:rFonts w:ascii="Calibri" w:eastAsia="Calibri" w:hAnsi="Calibri" w:cs="Calibri"/>
        </w:rPr>
        <w:fldChar w:fldCharType="end"/>
      </w:r>
      <w:r w:rsidR="00A70CD4">
        <w:rPr>
          <w:rFonts w:ascii="Calibri" w:eastAsia="Calibri" w:hAnsi="Calibri" w:cs="Calibri"/>
        </w:rPr>
        <w:t xml:space="preserve"> </w:t>
      </w:r>
      <w:r w:rsidR="0039431E">
        <w:rPr>
          <w:rFonts w:ascii="Calibri" w:eastAsia="Calibri" w:hAnsi="Calibri" w:cs="Calibri"/>
        </w:rPr>
        <w:t>as well as</w:t>
      </w:r>
      <w:r w:rsidR="0039431E" w:rsidRPr="73D40FCD">
        <w:rPr>
          <w:rFonts w:ascii="Calibri" w:eastAsia="Calibri" w:hAnsi="Calibri" w:cs="Calibri"/>
        </w:rPr>
        <w:t xml:space="preserve"> </w:t>
      </w:r>
      <w:r w:rsidR="00A70CD4">
        <w:rPr>
          <w:rFonts w:ascii="Calibri" w:eastAsia="Calibri" w:hAnsi="Calibri" w:cs="Calibri"/>
        </w:rPr>
        <w:t>substantiating read-across justifications (Escher et al, 2019)</w:t>
      </w:r>
      <w:r w:rsidR="004F4AD5" w:rsidRPr="73D40FCD">
        <w:rPr>
          <w:rFonts w:ascii="Calibri" w:eastAsia="Calibri" w:hAnsi="Calibri" w:cs="Calibri"/>
        </w:rPr>
        <w:t xml:space="preserve">. </w:t>
      </w:r>
      <w:r w:rsidR="00EB5CB9">
        <w:rPr>
          <w:rFonts w:ascii="Calibri" w:eastAsia="Calibri" w:hAnsi="Calibri" w:cs="Calibri"/>
        </w:rPr>
        <w:t>Of</w:t>
      </w:r>
      <w:r w:rsidR="0099561E">
        <w:rPr>
          <w:rFonts w:ascii="Calibri" w:eastAsia="Calibri" w:hAnsi="Calibri" w:cs="Calibri"/>
        </w:rPr>
        <w:t xml:space="preserve"> the many thousands of substances </w:t>
      </w:r>
      <w:r w:rsidR="00EB5CB9">
        <w:rPr>
          <w:rFonts w:ascii="Calibri" w:eastAsia="Calibri" w:hAnsi="Calibri" w:cs="Calibri"/>
        </w:rPr>
        <w:t xml:space="preserve">that exist </w:t>
      </w:r>
      <w:r w:rsidR="0099561E">
        <w:rPr>
          <w:rFonts w:ascii="Calibri" w:eastAsia="Calibri" w:hAnsi="Calibri" w:cs="Calibri"/>
        </w:rPr>
        <w:t>in commerce</w:t>
      </w:r>
      <w:r w:rsidR="002B6DEE">
        <w:rPr>
          <w:rFonts w:ascii="Calibri" w:eastAsia="Calibri" w:hAnsi="Calibri" w:cs="Calibri"/>
        </w:rPr>
        <w:t xml:space="preserve"> or in the environment</w:t>
      </w:r>
      <w:r w:rsidR="0099561E">
        <w:rPr>
          <w:rFonts w:ascii="Calibri" w:eastAsia="Calibri" w:hAnsi="Calibri" w:cs="Calibri"/>
        </w:rPr>
        <w:t xml:space="preserve">, only a small </w:t>
      </w:r>
      <w:r w:rsidR="00F54A58">
        <w:rPr>
          <w:rFonts w:ascii="Calibri" w:eastAsia="Calibri" w:hAnsi="Calibri" w:cs="Calibri"/>
        </w:rPr>
        <w:t>percentage</w:t>
      </w:r>
      <w:r w:rsidR="0099561E">
        <w:rPr>
          <w:rFonts w:ascii="Calibri" w:eastAsia="Calibri" w:hAnsi="Calibri" w:cs="Calibri"/>
        </w:rPr>
        <w:t xml:space="preserve"> have been characterized in terms of their toxicity </w:t>
      </w:r>
      <w:r w:rsidR="002B6DEE">
        <w:rPr>
          <w:rFonts w:ascii="Calibri" w:eastAsia="Calibri" w:hAnsi="Calibri" w:cs="Calibri"/>
        </w:rPr>
        <w:t xml:space="preserve">and </w:t>
      </w:r>
      <w:r w:rsidR="00EB5CB9">
        <w:rPr>
          <w:rFonts w:ascii="Calibri" w:eastAsia="Calibri" w:hAnsi="Calibri" w:cs="Calibri"/>
        </w:rPr>
        <w:t>of these</w:t>
      </w:r>
      <w:r w:rsidR="009D3459">
        <w:rPr>
          <w:rFonts w:ascii="Calibri" w:eastAsia="Calibri" w:hAnsi="Calibri" w:cs="Calibri"/>
        </w:rPr>
        <w:t>,</w:t>
      </w:r>
      <w:r w:rsidR="0099561E">
        <w:rPr>
          <w:rFonts w:ascii="Calibri" w:eastAsia="Calibri" w:hAnsi="Calibri" w:cs="Calibri"/>
        </w:rPr>
        <w:t xml:space="preserve"> </w:t>
      </w:r>
      <w:r w:rsidR="002B6DEE">
        <w:rPr>
          <w:rFonts w:ascii="Calibri" w:eastAsia="Calibri" w:hAnsi="Calibri" w:cs="Calibri"/>
        </w:rPr>
        <w:t xml:space="preserve">an even smaller </w:t>
      </w:r>
      <w:r w:rsidR="00F54A58">
        <w:rPr>
          <w:rFonts w:ascii="Calibri" w:eastAsia="Calibri" w:hAnsi="Calibri" w:cs="Calibri"/>
        </w:rPr>
        <w:t>proportion</w:t>
      </w:r>
      <w:r w:rsidR="0099561E">
        <w:rPr>
          <w:rFonts w:ascii="Calibri" w:eastAsia="Calibri" w:hAnsi="Calibri" w:cs="Calibri"/>
        </w:rPr>
        <w:t xml:space="preserve"> </w:t>
      </w:r>
      <w:r w:rsidR="00675C9A">
        <w:rPr>
          <w:rFonts w:ascii="Calibri" w:eastAsia="Calibri" w:hAnsi="Calibri" w:cs="Calibri"/>
        </w:rPr>
        <w:t>are associated with relevant TK information</w:t>
      </w:r>
      <w:r w:rsidR="009D3459">
        <w:rPr>
          <w:rFonts w:ascii="Calibri" w:eastAsia="Calibri" w:hAnsi="Calibri" w:cs="Calibri"/>
        </w:rPr>
        <w:t xml:space="preserve">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&lt;EndNote&gt;&lt;Cite&gt;&lt;Author&gt;Bell&lt;/Author&gt;&lt;Year&gt;2018&lt;/Year&gt;&lt;RecNum&gt;473&lt;/RecNum&gt;&lt;DisplayText&gt;(Bell et al. 2018)&lt;/DisplayText&gt;&lt;record&gt;&lt;rec-number&gt;473&lt;/rec-number&gt;&lt;foreign-keys&gt;&lt;key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(Bell et al. 2018)</w:t>
      </w:r>
      <w:r w:rsidR="008D0B87">
        <w:rPr>
          <w:rFonts w:ascii="Calibri" w:eastAsia="Calibri" w:hAnsi="Calibri" w:cs="Calibri"/>
        </w:rPr>
        <w:fldChar w:fldCharType="end"/>
      </w:r>
      <w:r w:rsidR="00675C9A">
        <w:rPr>
          <w:rFonts w:ascii="Calibri" w:eastAsia="Calibri" w:hAnsi="Calibri" w:cs="Calibri"/>
        </w:rPr>
        <w:t xml:space="preserve">. </w:t>
      </w:r>
      <w:r w:rsidR="00702051">
        <w:rPr>
          <w:rFonts w:ascii="Calibri" w:eastAsia="Calibri" w:hAnsi="Calibri" w:cs="Calibri"/>
        </w:rPr>
        <w:t>If data does exist, or is specifically generat</w:t>
      </w:r>
      <w:r w:rsidR="00843BD0">
        <w:rPr>
          <w:rFonts w:ascii="Calibri" w:eastAsia="Calibri" w:hAnsi="Calibri" w:cs="Calibri"/>
        </w:rPr>
        <w:t>ed</w:t>
      </w:r>
      <w:r w:rsidR="00702051">
        <w:rPr>
          <w:rFonts w:ascii="Calibri" w:eastAsia="Calibri" w:hAnsi="Calibri" w:cs="Calibri"/>
        </w:rPr>
        <w:t xml:space="preserve">, </w:t>
      </w:r>
      <w:r w:rsidR="00843BD0">
        <w:rPr>
          <w:rFonts w:ascii="Calibri" w:eastAsia="Calibri" w:hAnsi="Calibri" w:cs="Calibri"/>
        </w:rPr>
        <w:t xml:space="preserve">animal studies have been </w:t>
      </w:r>
      <w:r w:rsidR="00F54A58">
        <w:rPr>
          <w:rFonts w:ascii="Calibri" w:eastAsia="Calibri" w:hAnsi="Calibri" w:cs="Calibri"/>
        </w:rPr>
        <w:t xml:space="preserve">traditionally </w:t>
      </w:r>
      <w:r w:rsidR="00843BD0">
        <w:rPr>
          <w:rFonts w:ascii="Calibri" w:eastAsia="Calibri" w:hAnsi="Calibri" w:cs="Calibri"/>
        </w:rPr>
        <w:t xml:space="preserve">relied upon. </w:t>
      </w:r>
      <w:r w:rsidR="00F54A58">
        <w:rPr>
          <w:rFonts w:ascii="Calibri" w:eastAsia="Calibri" w:hAnsi="Calibri" w:cs="Calibri"/>
        </w:rPr>
        <w:t>However, given</w:t>
      </w:r>
      <w:r w:rsidR="00843BD0">
        <w:rPr>
          <w:rFonts w:ascii="Calibri" w:eastAsia="Calibri" w:hAnsi="Calibri" w:cs="Calibri"/>
        </w:rPr>
        <w:t xml:space="preserve"> the </w:t>
      </w:r>
      <w:r w:rsidR="00DF6450">
        <w:rPr>
          <w:rFonts w:ascii="Calibri" w:eastAsia="Calibri" w:hAnsi="Calibri" w:cs="Calibri"/>
        </w:rPr>
        <w:t xml:space="preserve">large number of environmental substances lacking data, </w:t>
      </w:r>
      <w:r w:rsidR="00375C20">
        <w:rPr>
          <w:rFonts w:ascii="Calibri" w:eastAsia="Calibri" w:hAnsi="Calibri" w:cs="Calibri"/>
        </w:rPr>
        <w:t xml:space="preserve">the </w:t>
      </w:r>
      <w:r w:rsidR="00345A8B">
        <w:rPr>
          <w:rFonts w:ascii="Calibri" w:eastAsia="Calibri" w:hAnsi="Calibri" w:cs="Calibri"/>
        </w:rPr>
        <w:t>resources</w:t>
      </w:r>
      <w:r w:rsidR="00375C20">
        <w:rPr>
          <w:rFonts w:ascii="Calibri" w:eastAsia="Calibri" w:hAnsi="Calibri" w:cs="Calibri"/>
        </w:rPr>
        <w:t xml:space="preserve"> required to generate TK data using </w:t>
      </w:r>
      <w:r w:rsidR="0094351F">
        <w:rPr>
          <w:rFonts w:ascii="Calibri" w:eastAsia="Calibri" w:hAnsi="Calibri" w:cs="Calibri"/>
        </w:rPr>
        <w:t>animals</w:t>
      </w:r>
      <w:r w:rsidR="00375C20">
        <w:rPr>
          <w:rFonts w:ascii="Calibri" w:eastAsia="Calibri" w:hAnsi="Calibri" w:cs="Calibri"/>
        </w:rPr>
        <w:t xml:space="preserve"> are </w:t>
      </w:r>
      <w:r w:rsidR="005C655F">
        <w:rPr>
          <w:rFonts w:ascii="Calibri" w:eastAsia="Calibri" w:hAnsi="Calibri" w:cs="Calibri"/>
        </w:rPr>
        <w:t>neither</w:t>
      </w:r>
      <w:r w:rsidR="00345A8B">
        <w:rPr>
          <w:rFonts w:ascii="Calibri" w:eastAsia="Calibri" w:hAnsi="Calibri" w:cs="Calibri"/>
        </w:rPr>
        <w:t xml:space="preserve"> </w:t>
      </w:r>
      <w:r w:rsidR="0094351F">
        <w:rPr>
          <w:rFonts w:ascii="Calibri" w:eastAsia="Calibri" w:hAnsi="Calibri" w:cs="Calibri"/>
        </w:rPr>
        <w:t>practical, no</w:t>
      </w:r>
      <w:r w:rsidR="005C655F">
        <w:rPr>
          <w:rFonts w:ascii="Calibri" w:eastAsia="Calibri" w:hAnsi="Calibri" w:cs="Calibri"/>
        </w:rPr>
        <w:t xml:space="preserve">r </w:t>
      </w:r>
      <w:r w:rsidR="0094351F">
        <w:rPr>
          <w:rFonts w:ascii="Calibri" w:eastAsia="Calibri" w:hAnsi="Calibri" w:cs="Calibri"/>
        </w:rPr>
        <w:t xml:space="preserve">desirable from an ethics perspective </w:t>
      </w:r>
      <w:r w:rsidR="005C655F">
        <w:rPr>
          <w:rFonts w:ascii="Calibri" w:eastAsia="Calibri" w:hAnsi="Calibri" w:cs="Calibri"/>
        </w:rPr>
        <w:t xml:space="preserve">especially given the </w:t>
      </w:r>
      <w:r w:rsidR="00DB657A">
        <w:rPr>
          <w:rFonts w:ascii="Calibri" w:eastAsia="Calibri" w:hAnsi="Calibri" w:cs="Calibri"/>
        </w:rPr>
        <w:t>call to reduce vertebrate testing under regulatory frameworks such as TSCA.</w:t>
      </w:r>
      <w:r w:rsidR="00D8100D">
        <w:rPr>
          <w:rFonts w:ascii="Calibri" w:eastAsia="Calibri" w:hAnsi="Calibri" w:cs="Calibri"/>
        </w:rPr>
        <w:t xml:space="preserve"> </w:t>
      </w:r>
      <w:r w:rsidR="00DB657A">
        <w:rPr>
          <w:rFonts w:ascii="Calibri" w:eastAsia="Calibri" w:hAnsi="Calibri" w:cs="Calibri"/>
        </w:rPr>
        <w:t>Rather, n</w:t>
      </w:r>
      <w:r w:rsidR="75F8074F" w:rsidRPr="73D40FCD">
        <w:rPr>
          <w:rFonts w:ascii="Calibri" w:eastAsia="Calibri" w:hAnsi="Calibri" w:cs="Calibri"/>
        </w:rPr>
        <w:t xml:space="preserve">ew approach methodologies (NAMs)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&lt;EndNote&gt;&lt;Cite&gt;&lt;Author&gt;Kavlock&lt;/Author&gt;&lt;Year&gt;2018&lt;/Year&gt;&lt;RecNum&gt;589&lt;/RecNum&gt;&lt;DisplayText&gt;(Kavlock et al. 2018)&lt;/DisplayText&gt;&lt;record&gt;&lt;rec-number&gt;589&lt;/rec-number&gt;&lt;foreign-keys&gt;&lt;key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(Kavlock et al. 2018)</w:t>
      </w:r>
      <w:r w:rsidR="008D0B87">
        <w:rPr>
          <w:rFonts w:ascii="Calibri" w:eastAsia="Calibri" w:hAnsi="Calibri" w:cs="Calibri"/>
        </w:rPr>
        <w:fldChar w:fldCharType="end"/>
      </w:r>
      <w:r w:rsidR="00E90671">
        <w:rPr>
          <w:rFonts w:ascii="Calibri" w:eastAsia="Calibri" w:hAnsi="Calibri" w:cs="Calibri"/>
        </w:rPr>
        <w:t xml:space="preserve"> </w:t>
      </w:r>
      <w:r w:rsidR="00C505C2" w:rsidRPr="73D40FCD">
        <w:rPr>
          <w:rFonts w:ascii="Calibri" w:eastAsia="Calibri" w:hAnsi="Calibri" w:cs="Calibri"/>
        </w:rPr>
        <w:t xml:space="preserve">including new </w:t>
      </w:r>
      <w:r w:rsidR="00C505C2">
        <w:rPr>
          <w:rFonts w:ascii="Calibri" w:eastAsia="Calibri" w:hAnsi="Calibri" w:cs="Calibri"/>
        </w:rPr>
        <w:t xml:space="preserve">experimental </w:t>
      </w:r>
      <w:r w:rsidR="00C505C2" w:rsidRPr="73D40FCD">
        <w:rPr>
          <w:rFonts w:ascii="Calibri" w:eastAsia="Calibri" w:hAnsi="Calibri" w:cs="Calibri"/>
        </w:rPr>
        <w:t xml:space="preserve">methods for assessing TK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&lt;EndNote&gt;&lt;Cite&gt;&lt;Author&gt;Breen&lt;/Author&gt;&lt;Year&gt;2021&lt;/Year&gt;&lt;RecNum&gt;970&lt;/RecNum&gt;&lt;DisplayText&gt;(Breen et al. 2021)&lt;/DisplayText&gt;&lt;record&gt;&lt;rec-number&gt;970&lt;/rec-number&gt;&lt;foreign-keys&gt;&lt;key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(Breen et al. 2021)</w:t>
      </w:r>
      <w:r w:rsidR="008D0B87">
        <w:rPr>
          <w:rFonts w:ascii="Calibri" w:eastAsia="Calibri" w:hAnsi="Calibri" w:cs="Calibri"/>
        </w:rPr>
        <w:fldChar w:fldCharType="end"/>
      </w:r>
      <w:r w:rsidR="00C505C2">
        <w:rPr>
          <w:rFonts w:ascii="Calibri" w:eastAsia="Calibri" w:hAnsi="Calibri" w:cs="Calibri"/>
        </w:rPr>
        <w:t xml:space="preserve"> </w:t>
      </w:r>
      <w:r w:rsidR="00990F7D">
        <w:rPr>
          <w:rFonts w:ascii="Calibri" w:eastAsia="Calibri" w:hAnsi="Calibri" w:cs="Calibri"/>
        </w:rPr>
        <w:t>have the potential</w:t>
      </w:r>
      <w:r w:rsidR="75F8074F" w:rsidRPr="73D40FCD">
        <w:rPr>
          <w:rFonts w:ascii="Calibri" w:eastAsia="Calibri" w:hAnsi="Calibri" w:cs="Calibri"/>
        </w:rPr>
        <w:t xml:space="preserve"> </w:t>
      </w:r>
      <w:r w:rsidR="39DC1C91" w:rsidRPr="73D40FCD">
        <w:rPr>
          <w:rFonts w:ascii="Calibri" w:eastAsia="Calibri" w:hAnsi="Calibri" w:cs="Calibri"/>
        </w:rPr>
        <w:t>to</w:t>
      </w:r>
      <w:r w:rsidR="75F8074F" w:rsidRPr="73D40FCD">
        <w:rPr>
          <w:rFonts w:ascii="Calibri" w:eastAsia="Calibri" w:hAnsi="Calibri" w:cs="Calibri"/>
        </w:rPr>
        <w:t xml:space="preserve"> </w:t>
      </w:r>
      <w:r w:rsidR="00C505C2">
        <w:rPr>
          <w:rFonts w:ascii="Calibri" w:eastAsia="Calibri" w:hAnsi="Calibri" w:cs="Calibri"/>
        </w:rPr>
        <w:t>bridge the gap in addressing information requirements to</w:t>
      </w:r>
      <w:r w:rsidR="75F8074F" w:rsidRPr="73D40FCD">
        <w:rPr>
          <w:rFonts w:ascii="Calibri" w:eastAsia="Calibri" w:hAnsi="Calibri" w:cs="Calibri"/>
        </w:rPr>
        <w:t xml:space="preserve"> </w:t>
      </w:r>
      <w:r w:rsidR="00C505C2">
        <w:rPr>
          <w:rFonts w:ascii="Calibri" w:eastAsia="Calibri" w:hAnsi="Calibri" w:cs="Calibri"/>
        </w:rPr>
        <w:t xml:space="preserve">facilitate </w:t>
      </w:r>
      <w:r w:rsidR="75F8074F" w:rsidRPr="73D40FCD">
        <w:rPr>
          <w:rFonts w:ascii="Calibri" w:eastAsia="Calibri" w:hAnsi="Calibri" w:cs="Calibri"/>
        </w:rPr>
        <w:t xml:space="preserve">chemical risk assessment process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Academies of Sciences&lt;/Author&gt;&lt;Year&gt;2017&lt;/Year&gt;&lt;RecNum&gt;339&lt;/RecNum&gt;&lt;DisplayText&gt;(National Academies of Sciences 2017)&lt;/DisplayText&gt;&lt;record&gt;&lt;rec-number&gt;339&lt;/rec-number&gt;&lt;foreign-keys&gt;&lt;key app="EN" db-id="5sedwzxv0frxxfep2afv55whvxe0v9vsv290" timestamp="1559649428"&gt;339&lt;/key&gt;&lt;/foreign-keys&gt;&lt;ref-type name="Book"&gt;6&lt;/ref-type&gt;&lt;contributors&gt;&lt;authors&gt;&lt;author&gt;National Academies of Sciences, Engineering, and Medicine,&lt;/author&gt;&lt;/authors&gt;&lt;/contributors&gt;&lt;titles&gt;&lt;title&gt;Using 21st Century Science to Improve Risk-Related Evaluations&lt;/title&gt;&lt;/titles&gt;&lt;pages&gt;200&lt;/pages&gt;&lt;keywords&gt;&lt;keyword&gt;Environment and Environmental Studies&lt;/keyword&gt;&lt;/keywords&gt;&lt;dates&gt;&lt;year&gt;2017&lt;/year&gt;&lt;/dates&gt;&lt;pub-location&gt;Washington, DC&lt;/pub-location&gt;&lt;publisher&gt;The National Academies Press&lt;/publisher&gt;&lt;isbn&gt;978-0-309-45348-6&lt;/isbn&gt;&lt;urls&gt;&lt;related-urls&gt;&lt;url&gt;https://www.nap.edu/catalog/24635/using-21st-century-science-to-improve-risk-related-evaluations&lt;/url&gt;&lt;/related-urls&gt;&lt;pdf-urls&gt;&lt;url&gt;https://www.nap.edu/catalog/24635/using-21st-century-science-to-improve-risk-related-evaluations&lt;/url&gt;&lt;/pdf-urls&gt;&lt;/urls&gt;&lt;electronic-resource-num&gt;doi:10.17226/24635&lt;/electronic-resource-num&gt;&lt;language&gt;English&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Academies of Sciences 2017)</w:t>
      </w:r>
      <w:r w:rsidR="008D0B87">
        <w:rPr>
          <w:rFonts w:ascii="Calibri" w:eastAsia="Calibri" w:hAnsi="Calibri" w:cs="Calibri"/>
        </w:rPr>
        <w:fldChar w:fldCharType="end"/>
      </w:r>
      <w:r w:rsidR="00C505C2">
        <w:rPr>
          <w:rFonts w:ascii="Calibri" w:eastAsia="Calibri" w:hAnsi="Calibri" w:cs="Calibri"/>
        </w:rPr>
        <w:t>.</w:t>
      </w:r>
    </w:p>
    <w:p w14:paraId="0722CCD8" w14:textId="77777777" w:rsidR="00FF566D" w:rsidRDefault="00FF566D">
      <w:pPr>
        <w:rPr>
          <w:rFonts w:ascii="Calibri" w:eastAsia="Calibri" w:hAnsi="Calibri" w:cs="Calibri"/>
        </w:rPr>
      </w:pPr>
    </w:p>
    <w:p w14:paraId="61481D91" w14:textId="1A45EDFA" w:rsidR="4E38CFF8" w:rsidRPr="00D8100D" w:rsidRDefault="75F8074F">
      <w:pPr>
        <w:rPr>
          <w:rFonts w:eastAsia="Segoe UI" w:cstheme="minorHAnsi"/>
        </w:rPr>
      </w:pPr>
      <w:r w:rsidRPr="73D40FCD">
        <w:rPr>
          <w:rFonts w:ascii="Calibri" w:eastAsia="Calibri" w:hAnsi="Calibri" w:cs="Calibri"/>
        </w:rPr>
        <w:t xml:space="preserve">The U.S. National Academies of Science, Engineering, and Mathematics have recognized that </w:t>
      </w:r>
      <w:r w:rsidR="00E162F6" w:rsidRPr="00E162F6">
        <w:rPr>
          <w:rFonts w:ascii="Calibri" w:eastAsia="Calibri" w:hAnsi="Calibri" w:cs="Calibri"/>
          <w:i/>
          <w:iCs/>
        </w:rPr>
        <w:t>in vitro</w:t>
      </w:r>
      <w:r w:rsidRPr="73D40FCD">
        <w:rPr>
          <w:rFonts w:ascii="Calibri" w:eastAsia="Calibri" w:hAnsi="Calibri" w:cs="Calibri"/>
        </w:rPr>
        <w:t xml:space="preserve"> TK data “enabled first-tier risk-based rankings of chemicals on the basis of margins of exposure—the ratio of exposures that cause effects (or bioactivity) to measured or estimated human exposures”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Academies of Sciences&lt;/Author&gt;&lt;Year&gt;2017&lt;/Year&gt;&lt;RecNum&gt;339&lt;/RecNum&gt;&lt;DisplayText&gt;(National Academies of Sciences 2017)&lt;/DisplayText&gt;&lt;record&gt;&lt;rec-number&gt;339&lt;/rec-number&gt;&lt;foreign-keys&gt;&lt;key app="EN" db-id="5sedwzxv0frxxfep2afv55whvxe0v9vsv290" timestamp="1559649428"&gt;339&lt;/key&gt;&lt;/foreign-keys&gt;&lt;ref-type name="Book"&gt;6&lt;/ref-type&gt;&lt;contributors&gt;&lt;authors&gt;&lt;author&gt;National Academies of Sciences, Engineering, and Medicine,&lt;/author&gt;&lt;/authors&gt;&lt;/contributors&gt;&lt;titles&gt;&lt;title&gt;Using 21st Century Science to Improve Risk-Related Evaluations&lt;/title&gt;&lt;/titles&gt;&lt;pages&gt;200&lt;/pages&gt;&lt;keywords&gt;&lt;keyword&gt;Environment and Environmental Studies&lt;/keyword&gt;&lt;/keywords&gt;&lt;dates&gt;&lt;year&gt;2017&lt;/year&gt;&lt;/dates&gt;&lt;pub-location&gt;Washington, DC&lt;/pub-location&gt;&lt;publisher&gt;The National Academies Press&lt;/publisher&gt;&lt;isbn&gt;978-0-309-45348-6&lt;/isbn&gt;&lt;urls&gt;&lt;related-urls&gt;&lt;url&gt;https://www.nap.edu/catalog/24635/using-21st-century-science-to-improve-risk-related-evaluations&lt;/url&gt;&lt;/related-urls&gt;&lt;pdf-urls&gt;&lt;url&gt;https://www.nap.edu/catalog/24635/using-21st-century-science-to-improve-risk-related-evaluations&lt;/url&gt;&lt;/pdf-urls&gt;&lt;/urls&gt;&lt;electronic-resource-num&gt;doi:10.17226/24635&lt;/electronic-resource-num&gt;&lt;language&gt;English&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Academies of Sciences 2017)</w:t>
      </w:r>
      <w:r w:rsidR="008D0B87">
        <w:rPr>
          <w:rFonts w:ascii="Calibri" w:eastAsia="Calibri" w:hAnsi="Calibri" w:cs="Calibri"/>
        </w:rPr>
        <w:fldChar w:fldCharType="end"/>
      </w:r>
      <w:r w:rsidRPr="73D40FCD">
        <w:rPr>
          <w:rFonts w:ascii="Calibri" w:eastAsia="Calibri" w:hAnsi="Calibri" w:cs="Calibri"/>
        </w:rPr>
        <w:t xml:space="preserve">. </w:t>
      </w:r>
      <w:r w:rsidR="008A3CF7">
        <w:rPr>
          <w:rFonts w:ascii="Calibri" w:eastAsia="Calibri" w:hAnsi="Calibri" w:cs="Calibri"/>
        </w:rPr>
        <w:t>Over</w:t>
      </w:r>
      <w:r w:rsidR="008A3CF7" w:rsidRPr="73D40FCD">
        <w:rPr>
          <w:rFonts w:ascii="Calibri" w:eastAsia="Calibri" w:hAnsi="Calibri" w:cs="Calibri"/>
        </w:rPr>
        <w:t xml:space="preserve"> </w:t>
      </w:r>
      <w:r w:rsidRPr="73D40FCD">
        <w:rPr>
          <w:rFonts w:ascii="Calibri" w:eastAsia="Calibri" w:hAnsi="Calibri" w:cs="Calibri"/>
        </w:rPr>
        <w:t xml:space="preserve">the </w:t>
      </w:r>
      <w:r w:rsidR="008A3CF7">
        <w:rPr>
          <w:rFonts w:ascii="Calibri" w:eastAsia="Calibri" w:hAnsi="Calibri" w:cs="Calibri"/>
        </w:rPr>
        <w:t>l</w:t>
      </w:r>
      <w:r w:rsidRPr="73D40FCD">
        <w:rPr>
          <w:rFonts w:ascii="Calibri" w:eastAsia="Calibri" w:hAnsi="Calibri" w:cs="Calibri"/>
        </w:rPr>
        <w:t xml:space="preserve">ast 15 years, </w:t>
      </w:r>
      <w:r w:rsidR="00273CA0">
        <w:rPr>
          <w:rFonts w:ascii="Calibri" w:eastAsia="Calibri" w:hAnsi="Calibri" w:cs="Calibri"/>
        </w:rPr>
        <w:t xml:space="preserve">US Federal </w:t>
      </w:r>
      <w:r w:rsidRPr="73D40FCD">
        <w:rPr>
          <w:rFonts w:ascii="Calibri" w:eastAsia="Calibri" w:hAnsi="Calibri" w:cs="Calibri"/>
        </w:rPr>
        <w:t xml:space="preserve">agencies </w:t>
      </w:r>
      <w:r w:rsidR="00F81D62">
        <w:rPr>
          <w:rFonts w:ascii="Calibri" w:eastAsia="Calibri" w:hAnsi="Calibri" w:cs="Calibri"/>
        </w:rPr>
        <w:t>have worked</w:t>
      </w:r>
      <w:r w:rsidRPr="73D40FCD">
        <w:rPr>
          <w:rFonts w:ascii="Calibri" w:eastAsia="Calibri" w:hAnsi="Calibri" w:cs="Calibri"/>
        </w:rPr>
        <w:t xml:space="preserve"> </w:t>
      </w:r>
      <w:r w:rsidR="00095892">
        <w:rPr>
          <w:rFonts w:ascii="Calibri" w:eastAsia="Calibri" w:hAnsi="Calibri" w:cs="Calibri"/>
        </w:rPr>
        <w:t xml:space="preserve">with </w:t>
      </w:r>
      <w:r w:rsidRPr="73D40FCD">
        <w:rPr>
          <w:rFonts w:ascii="Calibri" w:eastAsia="Calibri" w:hAnsi="Calibri" w:cs="Calibri"/>
        </w:rPr>
        <w:t xml:space="preserve">collaborators and contractors </w:t>
      </w:r>
      <w:r w:rsidR="00095892">
        <w:rPr>
          <w:rFonts w:ascii="Calibri" w:eastAsia="Calibri" w:hAnsi="Calibri" w:cs="Calibri"/>
        </w:rPr>
        <w:t>to</w:t>
      </w:r>
      <w:r w:rsidRPr="73D40FCD">
        <w:rPr>
          <w:rFonts w:ascii="Calibri" w:eastAsia="Calibri" w:hAnsi="Calibri" w:cs="Calibri"/>
        </w:rPr>
        <w:t xml:space="preserve"> collect chemical-specific </w:t>
      </w:r>
      <w:r w:rsidR="00E162F6" w:rsidRPr="00E162F6">
        <w:rPr>
          <w:rFonts w:ascii="Calibri" w:eastAsia="Calibri" w:hAnsi="Calibri" w:cs="Calibri"/>
          <w:i/>
          <w:iCs/>
        </w:rPr>
        <w:t>in vitro</w:t>
      </w:r>
      <w:r w:rsidRPr="73D40FCD">
        <w:rPr>
          <w:rFonts w:ascii="Calibri" w:eastAsia="Calibri" w:hAnsi="Calibri" w:cs="Calibri"/>
        </w:rPr>
        <w:t xml:space="preserve"> data that</w:t>
      </w:r>
      <w:r w:rsidR="00095892">
        <w:rPr>
          <w:rFonts w:ascii="Calibri" w:eastAsia="Calibri" w:hAnsi="Calibri" w:cs="Calibri"/>
        </w:rPr>
        <w:t xml:space="preserve"> </w:t>
      </w:r>
      <w:r w:rsidR="003F2E5F">
        <w:rPr>
          <w:rFonts w:ascii="Calibri" w:eastAsia="Calibri" w:hAnsi="Calibri" w:cs="Calibri"/>
        </w:rPr>
        <w:t>c</w:t>
      </w:r>
      <w:r w:rsidR="00095892">
        <w:rPr>
          <w:rFonts w:ascii="Calibri" w:eastAsia="Calibri" w:hAnsi="Calibri" w:cs="Calibri"/>
        </w:rPr>
        <w:t>ould permit</w:t>
      </w:r>
      <w:r w:rsidRPr="73D40FCD">
        <w:rPr>
          <w:rFonts w:ascii="Calibri" w:eastAsia="Calibri" w:hAnsi="Calibri" w:cs="Calibri"/>
        </w:rPr>
        <w:t xml:space="preserve"> </w:t>
      </w:r>
      <w:r w:rsidR="00B813AE">
        <w:rPr>
          <w:rFonts w:ascii="Calibri" w:eastAsia="Calibri" w:hAnsi="Calibri" w:cs="Calibri"/>
        </w:rPr>
        <w:t>the estimation of TK parameters</w:t>
      </w:r>
      <w:r w:rsidR="00B813AE" w:rsidRPr="73D40FCD">
        <w:rPr>
          <w:rFonts w:ascii="Calibri" w:eastAsia="Calibri" w:hAnsi="Calibri" w:cs="Calibri"/>
        </w:rPr>
        <w:t xml:space="preserve"> </w:t>
      </w:r>
      <w:r w:rsidR="008D0B87">
        <w:rPr>
          <w:rFonts w:ascii="Calibri" w:eastAsia="Calibri" w:hAnsi="Calibri" w:cs="Calibri"/>
        </w:rPr>
        <w:fldChar w:fldCharType="begin">
          <w:fldData xml:space="preserve">PEVuZE5vdGU+PENpdGU+PEF1dGhvcj5Sb3Ryb2ZmPC9BdXRob3I+PFllYXI+MjAxMDwvWWVhcj48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</w:fldData>
        </w:fldChar>
      </w:r>
      <w:r w:rsidR="002E68B9">
        <w:rPr>
          <w:rFonts w:ascii="Calibri" w:eastAsia="Calibri" w:hAnsi="Calibri" w:cs="Calibri"/>
        </w:rPr>
        <w:instrText xml:space="preserve"> ADDIN EN.CITE </w:instrText>
      </w:r>
      <w:r w:rsidR="002E68B9">
        <w:rPr>
          <w:rFonts w:ascii="Calibri" w:eastAsia="Calibri" w:hAnsi="Calibri" w:cs="Calibri"/>
        </w:rPr>
        <w:fldChar w:fldCharType="begin">
          <w:fldData xml:space="preserve">PEVuZE5vdGU+PENpdGU+PEF1dGhvcj5Sb3Ryb2ZmPC9BdXRob3I+PFllYXI+MjAxMDwvWWVhcj48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</w:fldData>
        </w:fldChar>
      </w:r>
      <w:r w:rsidR="002E68B9">
        <w:rPr>
          <w:rFonts w:ascii="Calibri" w:eastAsia="Calibri" w:hAnsi="Calibri" w:cs="Calibri"/>
        </w:rPr>
        <w:instrText xml:space="preserve"> ADDIN EN.CITE.DATA </w:instrText>
      </w:r>
      <w:r w:rsidR="002E68B9">
        <w:rPr>
          <w:rFonts w:ascii="Calibri" w:eastAsia="Calibri" w:hAnsi="Calibri" w:cs="Calibri"/>
        </w:rPr>
      </w:r>
      <w:r w:rsidR="002E68B9">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2E68B9">
        <w:rPr>
          <w:rFonts w:ascii="Calibri" w:eastAsia="Calibri" w:hAnsi="Calibri" w:cs="Calibri"/>
          <w:noProof/>
        </w:rPr>
        <w:t>(Paini et al. 2020; Rotroff et al. 2010; Tonnelier et al. 2012; Wambaugh et al. 2019; Wetmore et al. 2015; Wetmore et al. 2013; Wetmore et al. 2012)</w:t>
      </w:r>
      <w:r w:rsidR="008D0B87">
        <w:rPr>
          <w:rFonts w:ascii="Calibri" w:eastAsia="Calibri" w:hAnsi="Calibri" w:cs="Calibri"/>
        </w:rPr>
        <w:fldChar w:fldCharType="end"/>
      </w:r>
      <w:r w:rsidRPr="73D40FCD">
        <w:rPr>
          <w:rFonts w:ascii="Calibri" w:eastAsia="Calibri" w:hAnsi="Calibri" w:cs="Calibri"/>
        </w:rPr>
        <w:t xml:space="preserve">. </w:t>
      </w:r>
      <w:r w:rsidR="00E162F6" w:rsidRPr="00E162F6">
        <w:rPr>
          <w:rFonts w:ascii="Calibri" w:eastAsia="Calibri" w:hAnsi="Calibri" w:cs="Calibri"/>
          <w:i/>
          <w:iCs/>
        </w:rPr>
        <w:t>In vitro</w:t>
      </w:r>
      <w:r w:rsidRPr="73D40FCD">
        <w:rPr>
          <w:rFonts w:ascii="Calibri" w:eastAsia="Calibri" w:hAnsi="Calibri" w:cs="Calibri"/>
        </w:rPr>
        <w:t xml:space="preserve"> bioactivity data and points of departure </w:t>
      </w:r>
      <w:r w:rsidR="003F2E5F">
        <w:rPr>
          <w:rFonts w:ascii="Calibri" w:eastAsia="Calibri" w:hAnsi="Calibri" w:cs="Calibri"/>
        </w:rPr>
        <w:t xml:space="preserve">are </w:t>
      </w:r>
      <w:r w:rsidRPr="73D40FCD">
        <w:rPr>
          <w:rFonts w:ascii="Calibri" w:eastAsia="Calibri" w:hAnsi="Calibri" w:cs="Calibri"/>
        </w:rPr>
        <w:t xml:space="preserve">now available for thousands of chemicals </w:t>
      </w:r>
      <w:r w:rsidR="003C615C">
        <w:rPr>
          <w:rFonts w:ascii="Calibri" w:eastAsia="Calibri" w:hAnsi="Calibri" w:cs="Calibri"/>
        </w:rPr>
        <w:t xml:space="preserve">notably </w:t>
      </w:r>
      <w:r w:rsidR="003F2E5F">
        <w:rPr>
          <w:rFonts w:ascii="Calibri" w:eastAsia="Calibri" w:hAnsi="Calibri" w:cs="Calibri"/>
        </w:rPr>
        <w:t xml:space="preserve">arising </w:t>
      </w:r>
      <w:r w:rsidR="003C615C">
        <w:rPr>
          <w:rFonts w:ascii="Calibri" w:eastAsia="Calibri" w:hAnsi="Calibri" w:cs="Calibri"/>
        </w:rPr>
        <w:t>from</w:t>
      </w:r>
      <w:r w:rsidRPr="73D40FCD">
        <w:rPr>
          <w:rFonts w:ascii="Calibri" w:eastAsia="Calibri" w:hAnsi="Calibri" w:cs="Calibri"/>
        </w:rPr>
        <w:t xml:space="preserve"> the ToxCast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&lt;EndNote&gt;&lt;Cite&gt;&lt;Author&gt;Richard&lt;/Author&gt;&lt;Year&gt;2016&lt;/Year&gt;&lt;RecNum&gt;229&lt;/RecNum&gt;&lt;DisplayText&gt;(Richard et al. 2016)&lt;/DisplayText&gt;&lt;record&gt;&lt;rec-number&gt;229&lt;/rec-number&gt;&lt;foreign-keys&gt;&lt;key app="EN" db-id="5sedwzxv0frxxfep2afv55whvxe0v9vsv290" timestamp="1559649428"&gt;229&lt;/key&gt;&lt;/foreign-keys&gt;&lt;ref-type name="Journal Article"&gt;17&lt;/ref-type&gt;&lt;contributors&gt;&lt;authors&gt;&lt;author&gt;Richard, Ann M&lt;/author&gt;&lt;author&gt;Judson, Richard S&lt;/author&gt;&lt;author&gt;Houck, Keith A&lt;/author&gt;&lt;author&gt;Grulke, Christopher M&lt;/author&gt;&lt;author&gt;Volarath, Patra&lt;/author&gt;&lt;author&gt;Thillainadarajah, Inthirany&lt;/author&gt;&lt;author&gt;Yang, Chihae&lt;/author&gt;&lt;author&gt;Rathman, James&lt;/author&gt;&lt;author&gt;Martin, Matthew T&lt;/author&gt;&lt;author&gt;Wambaugh, John F&lt;/author&gt;&lt;/authors&gt;&lt;/contributors&gt;&lt;titles&gt;&lt;title&gt;ToxCast chemical landscape: Paving the road to 21st century toxicology&lt;/title&gt;&lt;secondary-title&gt;&lt;style face="normal" font="Calibri" size="11"&gt;Chemical Research in Toxicology&lt;/style&gt;&lt;/secondary-title&gt;&lt;/titles&gt;&lt;periodical&gt;&lt;full-title&gt;Chemical Research in Toxicology&lt;/full-title&gt;&lt;/periodical&gt;&lt;pages&gt;1225-1251&lt;/pages&gt;&lt;volume&gt;29&lt;/volume&gt;&lt;number&gt;8&lt;/number&gt;&lt;dates&gt;&lt;year&gt;2016&lt;/year&gt;&lt;/dates&gt;&lt;isbn&gt;0893-228X&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(Richard et al. 2016)</w:t>
      </w:r>
      <w:r w:rsidR="008D0B87">
        <w:rPr>
          <w:rFonts w:ascii="Calibri" w:eastAsia="Calibri" w:hAnsi="Calibri" w:cs="Calibri"/>
        </w:rPr>
        <w:fldChar w:fldCharType="end"/>
      </w:r>
      <w:r w:rsidRPr="73D40FCD">
        <w:rPr>
          <w:rFonts w:ascii="Calibri" w:eastAsia="Calibri" w:hAnsi="Calibri" w:cs="Calibri"/>
        </w:rPr>
        <w:t xml:space="preserve"> and Tox21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&lt;EndNote&gt;&lt;Cite&gt;&lt;Author&gt;Tice&lt;/Author&gt;&lt;Year&gt;2013&lt;/Year&gt;&lt;RecNum&gt;279&lt;/RecNum&gt;&lt;DisplayText&gt;(Tice et al. 2013)&lt;/DisplayText&gt;&lt;record&gt;&lt;rec-number&gt;279&lt;/rec-number&gt;&lt;foreign-keys&gt;&lt;key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(Tice et al. 2013)</w:t>
      </w:r>
      <w:r w:rsidR="008D0B87">
        <w:rPr>
          <w:rFonts w:ascii="Calibri" w:eastAsia="Calibri" w:hAnsi="Calibri" w:cs="Calibri"/>
        </w:rPr>
        <w:fldChar w:fldCharType="end"/>
      </w:r>
      <w:r w:rsidRPr="73D40FCD">
        <w:rPr>
          <w:rFonts w:ascii="Calibri" w:eastAsia="Calibri" w:hAnsi="Calibri" w:cs="Calibri"/>
        </w:rPr>
        <w:t xml:space="preserve"> screening programs</w:t>
      </w:r>
      <w:r w:rsidRPr="00D8100D">
        <w:rPr>
          <w:rFonts w:eastAsia="Calibri" w:cstheme="minorHAnsi"/>
        </w:rPr>
        <w:t xml:space="preserve">. </w:t>
      </w:r>
      <w:r w:rsidR="00D215B4">
        <w:rPr>
          <w:rFonts w:eastAsia="Segoe UI" w:cstheme="minorHAnsi"/>
        </w:rPr>
        <w:t>E</w:t>
      </w:r>
      <w:r w:rsidR="00D215B4" w:rsidRPr="00D8100D">
        <w:rPr>
          <w:rFonts w:eastAsia="Segoe UI" w:cstheme="minorHAnsi"/>
        </w:rPr>
        <w:t xml:space="preserve">xperimental </w:t>
      </w:r>
      <w:r w:rsidR="00E162F6" w:rsidRPr="00E162F6">
        <w:rPr>
          <w:rFonts w:eastAsia="Segoe UI" w:cstheme="minorHAnsi"/>
          <w:i/>
          <w:iCs/>
        </w:rPr>
        <w:t>in vitro</w:t>
      </w:r>
      <w:r w:rsidRPr="00D8100D">
        <w:rPr>
          <w:rFonts w:eastAsia="Segoe UI" w:cstheme="minorHAnsi"/>
        </w:rPr>
        <w:t xml:space="preserve"> TK data </w:t>
      </w:r>
      <w:r w:rsidR="00D215B4">
        <w:rPr>
          <w:rFonts w:eastAsia="Segoe UI" w:cstheme="minorHAnsi"/>
        </w:rPr>
        <w:t xml:space="preserve">has been generated </w:t>
      </w:r>
      <w:r w:rsidRPr="00D8100D">
        <w:rPr>
          <w:rFonts w:eastAsia="Segoe UI" w:cstheme="minorHAnsi"/>
        </w:rPr>
        <w:t xml:space="preserve">for approximately 1000 </w:t>
      </w:r>
      <w:r w:rsidRPr="00D8100D">
        <w:rPr>
          <w:rFonts w:eastAsia="Segoe UI" w:cstheme="minorHAnsi"/>
        </w:rPr>
        <w:lastRenderedPageBreak/>
        <w:t>of the ToxCast and Tox21 chemicals</w:t>
      </w:r>
      <w:r w:rsidR="00D215B4">
        <w:rPr>
          <w:rFonts w:eastAsia="Segoe UI" w:cstheme="minorHAnsi"/>
        </w:rPr>
        <w:t xml:space="preserve"> </w:t>
      </w:r>
      <w:r w:rsidR="004C0339">
        <w:rPr>
          <w:rFonts w:eastAsia="Segoe UI" w:cstheme="minorHAnsi"/>
        </w:rPr>
        <w:t>permitting calculations by</w:t>
      </w:r>
      <w:r w:rsidR="00D215B4">
        <w:rPr>
          <w:rFonts w:eastAsia="Segoe UI" w:cstheme="minorHAnsi"/>
        </w:rPr>
        <w:t xml:space="preserve"> IVIVE </w:t>
      </w:r>
      <w:r w:rsidR="008D0B87">
        <w:rPr>
          <w:rFonts w:ascii="Calibri" w:eastAsia="Calibri" w:hAnsi="Calibri" w:cs="Calibri"/>
        </w:rPr>
        <w:fldChar w:fldCharType="begin">
          <w:fldData xml:space="preserve">PEVuZE5vdGU+PENpdGU+PEF1dGhvcj5Db2Vja2U8L0F1dGhvcj48WWVhcj4yMDEzPC9ZZWFyPjxS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PEVuZE5vdGU+PENpdGU+PEF1dGhvcj5Db2Vja2U8L0F1dGhvcj48WWVhcj4yMDEzPC9ZZWFyPjxS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8D0B87">
        <w:rPr>
          <w:rFonts w:ascii="Calibri" w:eastAsia="Calibri" w:hAnsi="Calibri" w:cs="Calibri"/>
          <w:noProof/>
        </w:rPr>
        <w:t>(Bell et al. 2018; Breen et al. 2021; Coecke et al. 2013; Wetmore 2015)</w:t>
      </w:r>
      <w:r w:rsidR="008D0B87">
        <w:rPr>
          <w:rFonts w:ascii="Calibri" w:eastAsia="Calibri" w:hAnsi="Calibri" w:cs="Calibri"/>
        </w:rPr>
        <w:fldChar w:fldCharType="end"/>
      </w:r>
      <w:r w:rsidR="008D0B87">
        <w:rPr>
          <w:rFonts w:ascii="Calibri" w:eastAsia="Calibri" w:hAnsi="Calibri" w:cs="Calibri"/>
        </w:rPr>
        <w:t xml:space="preserve"> </w:t>
      </w:r>
      <w:r w:rsidR="00D215B4">
        <w:rPr>
          <w:rFonts w:eastAsia="Segoe UI" w:cstheme="minorHAnsi"/>
        </w:rPr>
        <w:t xml:space="preserve">to be </w:t>
      </w:r>
      <w:r w:rsidR="004C0339">
        <w:rPr>
          <w:rFonts w:eastAsia="Segoe UI" w:cstheme="minorHAnsi"/>
        </w:rPr>
        <w:t>made to determine</w:t>
      </w:r>
      <w:r w:rsidR="00D215B4">
        <w:rPr>
          <w:rFonts w:eastAsia="Segoe UI" w:cstheme="minorHAnsi"/>
        </w:rPr>
        <w:t xml:space="preserve"> </w:t>
      </w:r>
      <w:r w:rsidR="00AA379A">
        <w:rPr>
          <w:rFonts w:ascii="Calibri" w:eastAsia="Calibri" w:hAnsi="Calibri" w:cs="Calibri"/>
        </w:rPr>
        <w:t>what</w:t>
      </w:r>
      <w:r w:rsidR="004C0339" w:rsidRPr="73D40FCD">
        <w:rPr>
          <w:rFonts w:ascii="Calibri" w:eastAsia="Calibri" w:hAnsi="Calibri" w:cs="Calibri"/>
        </w:rPr>
        <w:t xml:space="preserve"> concentrations </w:t>
      </w:r>
      <w:r w:rsidR="00AA379A">
        <w:rPr>
          <w:rFonts w:eastAsia="Segoe UI" w:cstheme="minorHAnsi"/>
        </w:rPr>
        <w:t xml:space="preserve">in tissues would </w:t>
      </w:r>
      <w:r w:rsidR="00863B25">
        <w:rPr>
          <w:rFonts w:eastAsia="Segoe UI" w:cstheme="minorHAnsi"/>
        </w:rPr>
        <w:t xml:space="preserve">be expected based on the active </w:t>
      </w:r>
      <w:r w:rsidR="00E162F6" w:rsidRPr="00E162F6">
        <w:rPr>
          <w:rFonts w:eastAsia="Segoe UI" w:cstheme="minorHAnsi"/>
          <w:i/>
          <w:iCs/>
        </w:rPr>
        <w:t>in vitro</w:t>
      </w:r>
      <w:r w:rsidR="00863B25">
        <w:rPr>
          <w:rFonts w:eastAsia="Segoe UI" w:cstheme="minorHAnsi"/>
        </w:rPr>
        <w:t xml:space="preserve"> concentrations.</w:t>
      </w:r>
      <w:r w:rsidR="00D215B4">
        <w:rPr>
          <w:rFonts w:eastAsia="Segoe UI" w:cstheme="minorHAnsi"/>
        </w:rPr>
        <w:t xml:space="preserve"> </w:t>
      </w:r>
      <w:r w:rsidR="00863B25">
        <w:rPr>
          <w:rFonts w:eastAsia="Segoe UI" w:cstheme="minorHAnsi"/>
        </w:rPr>
        <w:t>Although</w:t>
      </w:r>
      <w:r w:rsidRPr="00D8100D">
        <w:rPr>
          <w:rFonts w:eastAsia="Segoe UI" w:cstheme="minorHAnsi"/>
        </w:rPr>
        <w:t xml:space="preserve"> the</w:t>
      </w:r>
      <w:r w:rsidR="00863B25">
        <w:rPr>
          <w:rFonts w:eastAsia="Segoe UI" w:cstheme="minorHAnsi"/>
        </w:rPr>
        <w:t>se</w:t>
      </w:r>
      <w:r w:rsidRPr="00D8100D">
        <w:rPr>
          <w:rFonts w:eastAsia="Segoe UI" w:cstheme="minorHAnsi"/>
        </w:rPr>
        <w:t xml:space="preserve"> </w:t>
      </w:r>
      <w:r w:rsidR="00E162F6" w:rsidRPr="00E162F6">
        <w:rPr>
          <w:rFonts w:eastAsia="Segoe UI" w:cstheme="minorHAnsi"/>
          <w:i/>
          <w:iCs/>
        </w:rPr>
        <w:t>in vitro</w:t>
      </w:r>
      <w:r w:rsidRPr="00D8100D">
        <w:rPr>
          <w:rFonts w:eastAsia="Segoe UI" w:cstheme="minorHAnsi"/>
        </w:rPr>
        <w:t xml:space="preserve"> TK approaches </w:t>
      </w:r>
      <w:r w:rsidR="00863B25">
        <w:rPr>
          <w:rFonts w:eastAsia="Segoe UI" w:cstheme="minorHAnsi"/>
        </w:rPr>
        <w:t xml:space="preserve">have significantly </w:t>
      </w:r>
      <w:r w:rsidRPr="00D8100D">
        <w:rPr>
          <w:rFonts w:eastAsia="Segoe UI" w:cstheme="minorHAnsi"/>
        </w:rPr>
        <w:t xml:space="preserve">enhanced </w:t>
      </w:r>
      <w:r w:rsidR="00863B25">
        <w:rPr>
          <w:rFonts w:eastAsia="Segoe UI" w:cstheme="minorHAnsi"/>
        </w:rPr>
        <w:t xml:space="preserve">the </w:t>
      </w:r>
      <w:r w:rsidRPr="00D8100D">
        <w:rPr>
          <w:rFonts w:eastAsia="Segoe UI" w:cstheme="minorHAnsi"/>
        </w:rPr>
        <w:t xml:space="preserve">throughput and decreased both cost and animal usage, </w:t>
      </w:r>
      <w:r w:rsidR="00863B25">
        <w:rPr>
          <w:rFonts w:eastAsia="Segoe UI" w:cstheme="minorHAnsi"/>
        </w:rPr>
        <w:t xml:space="preserve">the scale </w:t>
      </w:r>
      <w:r w:rsidR="00CC0832">
        <w:rPr>
          <w:rFonts w:eastAsia="Segoe UI" w:cstheme="minorHAnsi"/>
        </w:rPr>
        <w:t>of the number of chemicals without such TK information is still not viable from a cost and testing perspective. Th</w:t>
      </w:r>
      <w:r w:rsidR="00010CAD">
        <w:rPr>
          <w:rFonts w:eastAsia="Segoe UI" w:cstheme="minorHAnsi"/>
        </w:rPr>
        <w:t>ese</w:t>
      </w:r>
      <w:r w:rsidR="00CC0832">
        <w:rPr>
          <w:rFonts w:eastAsia="Segoe UI" w:cstheme="minorHAnsi"/>
        </w:rPr>
        <w:t xml:space="preserve"> </w:t>
      </w:r>
      <w:r w:rsidR="00D47AA9">
        <w:rPr>
          <w:rFonts w:eastAsia="Segoe UI" w:cstheme="minorHAnsi"/>
        </w:rPr>
        <w:t>challenge</w:t>
      </w:r>
      <w:r w:rsidR="00010CAD">
        <w:rPr>
          <w:rFonts w:eastAsia="Segoe UI" w:cstheme="minorHAnsi"/>
        </w:rPr>
        <w:t>s</w:t>
      </w:r>
      <w:r w:rsidR="00D47AA9">
        <w:rPr>
          <w:rFonts w:eastAsia="Segoe UI" w:cstheme="minorHAnsi"/>
        </w:rPr>
        <w:t xml:space="preserve"> </w:t>
      </w:r>
      <w:r w:rsidR="00CC0832">
        <w:rPr>
          <w:rFonts w:eastAsia="Segoe UI" w:cstheme="minorHAnsi"/>
        </w:rPr>
        <w:t xml:space="preserve">motivated </w:t>
      </w:r>
      <w:r w:rsidR="00D47AA9">
        <w:rPr>
          <w:rFonts w:eastAsia="Segoe UI" w:cstheme="minorHAnsi"/>
        </w:rPr>
        <w:t>this</w:t>
      </w:r>
      <w:r w:rsidR="00863B25" w:rsidRPr="00D8100D">
        <w:rPr>
          <w:rFonts w:eastAsia="Segoe UI" w:cstheme="minorHAnsi"/>
        </w:rPr>
        <w:t xml:space="preserve"> </w:t>
      </w:r>
      <w:r w:rsidR="00D47AA9">
        <w:rPr>
          <w:rFonts w:eastAsia="Segoe UI" w:cstheme="minorHAnsi"/>
        </w:rPr>
        <w:t xml:space="preserve">study to investigate to what extent </w:t>
      </w:r>
      <w:r w:rsidR="00E162F6" w:rsidRPr="00E162F6">
        <w:rPr>
          <w:rFonts w:eastAsia="Segoe UI" w:cstheme="minorHAnsi"/>
          <w:i/>
          <w:iCs/>
        </w:rPr>
        <w:t>in silico</w:t>
      </w:r>
      <w:r w:rsidR="00D47AA9">
        <w:rPr>
          <w:rFonts w:eastAsia="Segoe UI" w:cstheme="minorHAnsi"/>
        </w:rPr>
        <w:t xml:space="preserve"> models could be used to </w:t>
      </w:r>
      <w:r w:rsidR="00E34F19">
        <w:rPr>
          <w:rFonts w:eastAsia="Segoe UI" w:cstheme="minorHAnsi"/>
        </w:rPr>
        <w:t>predict</w:t>
      </w:r>
      <w:r w:rsidR="00D47AA9">
        <w:rPr>
          <w:rFonts w:eastAsia="Segoe UI" w:cstheme="minorHAnsi"/>
        </w:rPr>
        <w:t xml:space="preserve"> key TK parameters</w:t>
      </w:r>
      <w:r w:rsidR="00E34F19">
        <w:rPr>
          <w:rFonts w:eastAsia="Segoe UI" w:cstheme="minorHAnsi"/>
        </w:rPr>
        <w:t xml:space="preserve"> </w:t>
      </w:r>
      <w:r w:rsidR="00E162F6" w:rsidRPr="00E162F6">
        <w:rPr>
          <w:rFonts w:eastAsia="Segoe UI" w:cstheme="minorHAnsi"/>
          <w:i/>
          <w:iCs/>
        </w:rPr>
        <w:t>in vitro</w:t>
      </w:r>
      <w:r w:rsidR="00E34F19">
        <w:rPr>
          <w:rFonts w:eastAsia="Segoe UI" w:cstheme="minorHAnsi"/>
        </w:rPr>
        <w:t xml:space="preserve"> which could then </w:t>
      </w:r>
      <w:r w:rsidR="008D0B87">
        <w:rPr>
          <w:rFonts w:eastAsia="Segoe UI" w:cstheme="minorHAnsi"/>
        </w:rPr>
        <w:t>be used</w:t>
      </w:r>
      <w:r w:rsidR="00E34F19">
        <w:rPr>
          <w:rFonts w:eastAsia="Segoe UI" w:cstheme="minorHAnsi"/>
        </w:rPr>
        <w:t xml:space="preserve"> in </w:t>
      </w:r>
      <w:r w:rsidR="00E162F6" w:rsidRPr="00E162F6">
        <w:rPr>
          <w:rFonts w:eastAsia="Segoe UI" w:cstheme="minorHAnsi"/>
          <w:i/>
          <w:iCs/>
        </w:rPr>
        <w:t>in vivo</w:t>
      </w:r>
      <w:r w:rsidR="00E34F19">
        <w:rPr>
          <w:rFonts w:eastAsia="Segoe UI" w:cstheme="minorHAnsi"/>
        </w:rPr>
        <w:t xml:space="preserve"> </w:t>
      </w:r>
      <w:r w:rsidR="0067333C">
        <w:rPr>
          <w:rFonts w:eastAsia="Segoe UI" w:cstheme="minorHAnsi"/>
        </w:rPr>
        <w:t>PBTK models.</w:t>
      </w:r>
      <w:r w:rsidR="008D0B87">
        <w:rPr>
          <w:rFonts w:eastAsia="Segoe UI" w:cstheme="minorHAnsi"/>
        </w:rPr>
        <w:t xml:space="preserve"> </w:t>
      </w:r>
      <w:r w:rsidR="00BC4B2E">
        <w:rPr>
          <w:rFonts w:ascii="Calibri" w:eastAsia="Calibri" w:hAnsi="Calibri" w:cs="Calibri"/>
        </w:rPr>
        <w:t xml:space="preserve">This is synergistic to how </w:t>
      </w:r>
      <w:r w:rsidR="00BC4B2E" w:rsidRPr="73D40FCD">
        <w:rPr>
          <w:rFonts w:ascii="Calibri" w:eastAsia="Calibri" w:hAnsi="Calibri" w:cs="Calibri"/>
        </w:rPr>
        <w:t>the pharmaceutical industry</w:t>
      </w:r>
      <w:r w:rsidR="00BC4B2E">
        <w:rPr>
          <w:rFonts w:ascii="Calibri" w:eastAsia="Calibri" w:hAnsi="Calibri" w:cs="Calibri"/>
        </w:rPr>
        <w:t xml:space="preserve"> has </w:t>
      </w:r>
      <w:r w:rsidR="00053595">
        <w:rPr>
          <w:rFonts w:ascii="Calibri" w:eastAsia="Calibri" w:hAnsi="Calibri" w:cs="Calibri"/>
        </w:rPr>
        <w:t>moved away from animal studies by</w:t>
      </w:r>
      <w:r w:rsidR="00BC4B2E" w:rsidRPr="73D40FCD">
        <w:rPr>
          <w:rFonts w:ascii="Calibri" w:eastAsia="Calibri" w:hAnsi="Calibri" w:cs="Calibri"/>
        </w:rPr>
        <w:t xml:space="preserve"> rel</w:t>
      </w:r>
      <w:r w:rsidR="00053595">
        <w:rPr>
          <w:rFonts w:ascii="Calibri" w:eastAsia="Calibri" w:hAnsi="Calibri" w:cs="Calibri"/>
        </w:rPr>
        <w:t xml:space="preserve">ying </w:t>
      </w:r>
      <w:r w:rsidR="00BC4B2E" w:rsidRPr="73D40FCD">
        <w:rPr>
          <w:rFonts w:ascii="Calibri" w:eastAsia="Calibri" w:hAnsi="Calibri" w:cs="Calibri"/>
        </w:rPr>
        <w:t xml:space="preserve">on characterizing certain aspects of TK </w:t>
      </w:r>
      <w:r w:rsidR="00E162F6" w:rsidRPr="00E162F6">
        <w:rPr>
          <w:rFonts w:ascii="Calibri" w:eastAsia="Calibri" w:hAnsi="Calibri" w:cs="Calibri"/>
          <w:i/>
          <w:iCs/>
        </w:rPr>
        <w:t>in vitro</w:t>
      </w:r>
      <w:r w:rsidR="00BC4B2E" w:rsidRPr="73D40FCD">
        <w:rPr>
          <w:rFonts w:ascii="Calibri" w:eastAsia="Calibri" w:hAnsi="Calibri" w:cs="Calibri"/>
        </w:rPr>
        <w:t xml:space="preserve"> and then extrapolating </w:t>
      </w:r>
      <w:r w:rsidR="00BC4B2E">
        <w:rPr>
          <w:rFonts w:ascii="Calibri" w:eastAsia="Calibri" w:hAnsi="Calibri" w:cs="Calibri"/>
        </w:rPr>
        <w:t xml:space="preserve">those </w:t>
      </w:r>
      <w:r w:rsidR="00BC4B2E" w:rsidRPr="73D40FCD">
        <w:rPr>
          <w:rFonts w:ascii="Calibri" w:eastAsia="Calibri" w:hAnsi="Calibri" w:cs="Calibri"/>
        </w:rPr>
        <w:t xml:space="preserve">to </w:t>
      </w:r>
      <w:r w:rsidR="00E162F6" w:rsidRPr="00E162F6">
        <w:rPr>
          <w:rFonts w:ascii="Calibri" w:eastAsia="Calibri" w:hAnsi="Calibri" w:cs="Calibri"/>
          <w:i/>
          <w:iCs/>
        </w:rPr>
        <w:t>in vivo</w:t>
      </w:r>
      <w:r w:rsidR="00BC4B2E" w:rsidRPr="73D40FCD">
        <w:rPr>
          <w:rFonts w:ascii="Calibri" w:eastAsia="Calibri" w:hAnsi="Calibri" w:cs="Calibri"/>
        </w:rPr>
        <w:t xml:space="preserve"> conditions </w:t>
      </w:r>
      <w:r w:rsidR="008616FA">
        <w:rPr>
          <w:rFonts w:ascii="Calibri" w:eastAsia="Calibri" w:hAnsi="Calibri" w:cs="Calibri"/>
        </w:rPr>
        <w:t>to</w:t>
      </w:r>
      <w:r w:rsidR="00BC4B2E" w:rsidRPr="73D40FCD">
        <w:rPr>
          <w:rFonts w:ascii="Calibri" w:eastAsia="Calibri" w:hAnsi="Calibri" w:cs="Calibri"/>
        </w:rPr>
        <w:t xml:space="preserve"> estimate </w:t>
      </w:r>
      <w:r w:rsidR="00BC4B2E">
        <w:rPr>
          <w:rFonts w:ascii="Calibri" w:eastAsia="Calibri" w:hAnsi="Calibri" w:cs="Calibri"/>
        </w:rPr>
        <w:t xml:space="preserve">key </w:t>
      </w:r>
      <w:r w:rsidR="00BC4B2E" w:rsidRPr="73D40FCD">
        <w:rPr>
          <w:rFonts w:ascii="Calibri" w:eastAsia="Calibri" w:hAnsi="Calibri" w:cs="Calibri"/>
        </w:rPr>
        <w:t xml:space="preserve">TK parameters such as AUC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(Wang 2010)</w:t>
      </w:r>
      <w:r w:rsidR="008D0B87">
        <w:rPr>
          <w:rFonts w:ascii="Calibri" w:eastAsia="Calibri" w:hAnsi="Calibri" w:cs="Calibri"/>
        </w:rPr>
        <w:fldChar w:fldCharType="end"/>
      </w:r>
      <w:r w:rsidR="00BC4B2E" w:rsidRPr="73D40FCD">
        <w:rPr>
          <w:rFonts w:ascii="Calibri" w:eastAsia="Calibri" w:hAnsi="Calibri" w:cs="Calibri"/>
        </w:rPr>
        <w:t>.</w:t>
      </w:r>
    </w:p>
    <w:p w14:paraId="120C802A" w14:textId="2AB5D034" w:rsidR="4E38CFF8" w:rsidRDefault="75F8074F">
      <w:pPr>
        <w:rPr>
          <w:rFonts w:ascii="Calibri" w:eastAsia="Calibri" w:hAnsi="Calibri" w:cs="Calibri"/>
        </w:rPr>
      </w:pPr>
      <w:r w:rsidRPr="73D40FCD">
        <w:rPr>
          <w:rFonts w:ascii="Calibri" w:eastAsia="Calibri" w:hAnsi="Calibri" w:cs="Calibri"/>
        </w:rPr>
        <w:t xml:space="preserve"> </w:t>
      </w:r>
    </w:p>
    <w:p w14:paraId="0479FA53" w14:textId="0C980A56" w:rsidR="4E38CFF8" w:rsidRDefault="004871AA">
      <w:pPr>
        <w:rPr>
          <w:rFonts w:ascii="Calibri" w:eastAsia="Calibri" w:hAnsi="Calibri" w:cs="Calibri"/>
        </w:rPr>
      </w:pPr>
      <w:r>
        <w:rPr>
          <w:rFonts w:ascii="Calibri" w:eastAsia="Calibri" w:hAnsi="Calibri" w:cs="Calibri"/>
        </w:rPr>
        <w:t>M</w:t>
      </w:r>
      <w:r w:rsidR="75F8074F" w:rsidRPr="73D40FCD">
        <w:rPr>
          <w:rFonts w:ascii="Calibri" w:eastAsia="Calibri" w:hAnsi="Calibri" w:cs="Calibri"/>
        </w:rPr>
        <w:t xml:space="preserve">ultiple </w:t>
      </w:r>
      <w:r w:rsidR="00E162F6" w:rsidRPr="00E162F6">
        <w:rPr>
          <w:rFonts w:ascii="Calibri" w:eastAsia="Calibri" w:hAnsi="Calibri" w:cs="Calibri"/>
          <w:i/>
          <w:iCs/>
        </w:rPr>
        <w:t>in silico</w:t>
      </w:r>
      <w:r w:rsidR="75F8074F" w:rsidRPr="73D40FCD">
        <w:rPr>
          <w:rFonts w:ascii="Calibri" w:eastAsia="Calibri" w:hAnsi="Calibri" w:cs="Calibri"/>
        </w:rPr>
        <w:t xml:space="preserve"> </w:t>
      </w:r>
      <w:r>
        <w:rPr>
          <w:rFonts w:ascii="Calibri" w:eastAsia="Calibri" w:hAnsi="Calibri" w:cs="Calibri"/>
        </w:rPr>
        <w:t xml:space="preserve">models specifically </w:t>
      </w:r>
      <w:r w:rsidR="75F8074F" w:rsidRPr="73D40FCD">
        <w:rPr>
          <w:rFonts w:ascii="Calibri" w:eastAsia="Calibri" w:hAnsi="Calibri" w:cs="Calibri"/>
        </w:rPr>
        <w:t xml:space="preserve">quantitative structure-property relationship (QSPR) models </w:t>
      </w:r>
      <w:r w:rsidR="00F23B5F">
        <w:rPr>
          <w:rFonts w:ascii="Calibri" w:eastAsia="Calibri" w:hAnsi="Calibri" w:cs="Calibri"/>
        </w:rPr>
        <w:t xml:space="preserve">have been developed and published that </w:t>
      </w:r>
      <w:r w:rsidR="75F8074F" w:rsidRPr="73D40FCD">
        <w:rPr>
          <w:rFonts w:ascii="Calibri" w:eastAsia="Calibri" w:hAnsi="Calibri" w:cs="Calibri"/>
        </w:rPr>
        <w:t xml:space="preserve">predict </w:t>
      </w:r>
      <w:r>
        <w:rPr>
          <w:rFonts w:ascii="Calibri" w:eastAsia="Calibri" w:hAnsi="Calibri" w:cs="Calibri"/>
        </w:rPr>
        <w:t xml:space="preserve">TK parameters such as </w:t>
      </w:r>
      <w:r w:rsidR="00855DC7">
        <w:rPr>
          <w:rFonts w:ascii="Calibri" w:eastAsia="Calibri" w:hAnsi="Calibri" w:cs="Calibri"/>
        </w:rPr>
        <w:t>fraction unbound and inherent clearance</w:t>
      </w:r>
      <w:r w:rsidR="00F23B5F">
        <w:rPr>
          <w:rFonts w:ascii="Calibri" w:eastAsia="Calibri" w:hAnsi="Calibri" w:cs="Calibri"/>
        </w:rPr>
        <w:t xml:space="preserve"> </w:t>
      </w:r>
      <w:r w:rsidR="00801A05">
        <w:rPr>
          <w:rFonts w:ascii="Calibri" w:eastAsia="Calibri" w:hAnsi="Calibri" w:cs="Calibri"/>
        </w:rPr>
        <w:fldChar w:fldCharType="begin">
          <w:fldData xml:space="preserve">PEVuZE5vdGU+PENpdGU+PEF1dGhvcj5LaXJtYW48L0F1dGhvcj48WWVhcj4yMDE1PC9ZZWFyPjxS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=
</w:fldData>
        </w:fldChar>
      </w:r>
      <w:r w:rsidR="005B07B3">
        <w:rPr>
          <w:rFonts w:ascii="Calibri" w:eastAsia="Calibri" w:hAnsi="Calibri" w:cs="Calibri"/>
        </w:rPr>
        <w:instrText xml:space="preserve"> ADDIN EN.CITE </w:instrText>
      </w:r>
      <w:r w:rsidR="005B07B3">
        <w:rPr>
          <w:rFonts w:ascii="Calibri" w:eastAsia="Calibri" w:hAnsi="Calibri" w:cs="Calibri"/>
        </w:rPr>
        <w:fldChar w:fldCharType="begin">
          <w:fldData xml:space="preserve">PEVuZE5vdGU+PENpdGU+PEF1dGhvcj5LaXJtYW48L0F1dGhvcj48WWVhcj4yMDE1PC9ZZWFyPjxS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=
</w:fldData>
        </w:fldChar>
      </w:r>
      <w:r w:rsidR="005B07B3">
        <w:rPr>
          <w:rFonts w:ascii="Calibri" w:eastAsia="Calibri" w:hAnsi="Calibri" w:cs="Calibri"/>
        </w:rPr>
        <w:instrText xml:space="preserve"> ADDIN EN.CITE.DATA </w:instrText>
      </w:r>
      <w:r w:rsidR="005B07B3">
        <w:rPr>
          <w:rFonts w:ascii="Calibri" w:eastAsia="Calibri" w:hAnsi="Calibri" w:cs="Calibri"/>
        </w:rPr>
      </w:r>
      <w:r w:rsidR="005B07B3">
        <w:rPr>
          <w:rFonts w:ascii="Calibri" w:eastAsia="Calibri" w:hAnsi="Calibri" w:cs="Calibri"/>
        </w:rPr>
        <w:fldChar w:fldCharType="end"/>
      </w:r>
      <w:r w:rsidR="00801A05">
        <w:rPr>
          <w:rFonts w:ascii="Calibri" w:eastAsia="Calibri" w:hAnsi="Calibri" w:cs="Calibri"/>
        </w:rPr>
      </w:r>
      <w:r w:rsidR="00801A05">
        <w:rPr>
          <w:rFonts w:ascii="Calibri" w:eastAsia="Calibri" w:hAnsi="Calibri" w:cs="Calibri"/>
        </w:rPr>
        <w:fldChar w:fldCharType="separate"/>
      </w:r>
      <w:r w:rsidR="005B07B3">
        <w:rPr>
          <w:rFonts w:ascii="Calibri" w:eastAsia="Calibri" w:hAnsi="Calibri" w:cs="Calibri"/>
          <w:noProof/>
        </w:rPr>
        <w:t>(Chirico et al. 2021; Dawson et al. 2021; Kirman et al. 2015; Pradeep et al. 2020; Sipes et al. 2017)</w:t>
      </w:r>
      <w:r w:rsidR="00801A05">
        <w:rPr>
          <w:rFonts w:ascii="Calibri" w:eastAsia="Calibri" w:hAnsi="Calibri" w:cs="Calibri"/>
        </w:rPr>
        <w:fldChar w:fldCharType="end"/>
      </w:r>
      <w:r w:rsidR="75F8074F" w:rsidRPr="73D40FCD">
        <w:rPr>
          <w:rFonts w:ascii="Calibri" w:eastAsia="Calibri" w:hAnsi="Calibri" w:cs="Calibri"/>
        </w:rPr>
        <w:t xml:space="preserve">. </w:t>
      </w:r>
      <w:r w:rsidR="00F23B5F">
        <w:rPr>
          <w:rFonts w:ascii="Calibri" w:eastAsia="Calibri" w:hAnsi="Calibri" w:cs="Calibri"/>
        </w:rPr>
        <w:t xml:space="preserve">The </w:t>
      </w:r>
      <w:r w:rsidR="75F8074F" w:rsidRPr="73D40FCD">
        <w:rPr>
          <w:rFonts w:ascii="Calibri" w:eastAsia="Calibri" w:hAnsi="Calibri" w:cs="Calibri"/>
        </w:rPr>
        <w:t xml:space="preserve">QSPRs </w:t>
      </w:r>
      <w:r w:rsidR="003E6DC7">
        <w:rPr>
          <w:rFonts w:ascii="Calibri" w:eastAsia="Calibri" w:hAnsi="Calibri" w:cs="Calibri"/>
        </w:rPr>
        <w:t xml:space="preserve">span the </w:t>
      </w:r>
      <w:r w:rsidR="0007181D">
        <w:rPr>
          <w:rFonts w:ascii="Calibri" w:eastAsia="Calibri" w:hAnsi="Calibri" w:cs="Calibri"/>
        </w:rPr>
        <w:t xml:space="preserve">range </w:t>
      </w:r>
      <w:r w:rsidR="003E6DC7">
        <w:rPr>
          <w:rFonts w:ascii="Calibri" w:eastAsia="Calibri" w:hAnsi="Calibri" w:cs="Calibri"/>
        </w:rPr>
        <w:t xml:space="preserve">of </w:t>
      </w:r>
      <w:r w:rsidR="008616FA">
        <w:rPr>
          <w:rFonts w:ascii="Calibri" w:eastAsia="Calibri" w:hAnsi="Calibri" w:cs="Calibri"/>
        </w:rPr>
        <w:t>open-sourced</w:t>
      </w:r>
      <w:r w:rsidR="003E6DC7">
        <w:rPr>
          <w:rFonts w:ascii="Calibri" w:eastAsia="Calibri" w:hAnsi="Calibri" w:cs="Calibri"/>
        </w:rPr>
        <w:t xml:space="preserve"> models to freely available or</w:t>
      </w:r>
      <w:r w:rsidR="0007181D">
        <w:rPr>
          <w:rFonts w:ascii="Calibri" w:eastAsia="Calibri" w:hAnsi="Calibri" w:cs="Calibri"/>
        </w:rPr>
        <w:t xml:space="preserve"> being</w:t>
      </w:r>
      <w:r w:rsidR="00F23B5F">
        <w:rPr>
          <w:rFonts w:ascii="Calibri" w:eastAsia="Calibri" w:hAnsi="Calibri" w:cs="Calibri"/>
        </w:rPr>
        <w:t xml:space="preserve"> commercial </w:t>
      </w:r>
      <w:r w:rsidR="0007181D">
        <w:rPr>
          <w:rFonts w:ascii="Calibri" w:eastAsia="Calibri" w:hAnsi="Calibri" w:cs="Calibri"/>
        </w:rPr>
        <w:t xml:space="preserve">and underpinned </w:t>
      </w:r>
      <w:r w:rsidR="008616FA">
        <w:rPr>
          <w:rFonts w:ascii="Calibri" w:eastAsia="Calibri" w:hAnsi="Calibri" w:cs="Calibri"/>
        </w:rPr>
        <w:t xml:space="preserve">by </w:t>
      </w:r>
      <w:r w:rsidR="008616FA" w:rsidRPr="73D40FCD">
        <w:rPr>
          <w:rFonts w:ascii="Calibri" w:eastAsia="Calibri" w:hAnsi="Calibri" w:cs="Calibri"/>
        </w:rPr>
        <w:t>pharmaceutical</w:t>
      </w:r>
      <w:r w:rsidR="75F8074F" w:rsidRPr="73D40FCD">
        <w:rPr>
          <w:rFonts w:ascii="Calibri" w:eastAsia="Calibri" w:hAnsi="Calibri" w:cs="Calibri"/>
        </w:rPr>
        <w:t xml:space="preserve"> and non-pharmaceutical </w:t>
      </w:r>
      <w:r w:rsidR="003E6DC7">
        <w:rPr>
          <w:rFonts w:ascii="Calibri" w:eastAsia="Calibri" w:hAnsi="Calibri" w:cs="Calibri"/>
        </w:rPr>
        <w:t>chemistries</w:t>
      </w:r>
      <w:r w:rsidR="75F8074F" w:rsidRPr="73D40FCD">
        <w:rPr>
          <w:rFonts w:ascii="Calibri" w:eastAsia="Calibri" w:hAnsi="Calibri" w:cs="Calibri"/>
        </w:rPr>
        <w:t>. Each model has its own training and testing data</w:t>
      </w:r>
      <w:r w:rsidR="003E6DC7">
        <w:rPr>
          <w:rFonts w:ascii="Calibri" w:eastAsia="Calibri" w:hAnsi="Calibri" w:cs="Calibri"/>
        </w:rPr>
        <w:t>sets comprising</w:t>
      </w:r>
      <w:r w:rsidR="00B551DE">
        <w:rPr>
          <w:rFonts w:ascii="Calibri" w:eastAsia="Calibri" w:hAnsi="Calibri" w:cs="Calibri"/>
        </w:rPr>
        <w:t xml:space="preserve"> </w:t>
      </w:r>
      <w:r w:rsidR="00B551DE" w:rsidRPr="73D40FCD">
        <w:rPr>
          <w:rFonts w:ascii="Calibri" w:eastAsia="Calibri" w:hAnsi="Calibri" w:cs="Calibri"/>
        </w:rPr>
        <w:t xml:space="preserve">a range of chemicals with different </w:t>
      </w:r>
      <w:r w:rsidR="00B551DE">
        <w:rPr>
          <w:rFonts w:ascii="Calibri" w:eastAsia="Calibri" w:hAnsi="Calibri" w:cs="Calibri"/>
        </w:rPr>
        <w:t xml:space="preserve">physicochemical </w:t>
      </w:r>
      <w:r w:rsidR="00B551DE" w:rsidRPr="73D40FCD">
        <w:rPr>
          <w:rFonts w:ascii="Calibri" w:eastAsia="Calibri" w:hAnsi="Calibri" w:cs="Calibri"/>
        </w:rPr>
        <w:t>properties</w:t>
      </w:r>
      <w:r w:rsidR="000F3A7C">
        <w:rPr>
          <w:rFonts w:ascii="Calibri" w:eastAsia="Calibri" w:hAnsi="Calibri" w:cs="Calibri"/>
        </w:rPr>
        <w:t xml:space="preserve">. Performance metrics reported differ across models available. </w:t>
      </w:r>
      <w:r w:rsidR="002B0C41">
        <w:rPr>
          <w:rFonts w:ascii="Calibri" w:eastAsia="Calibri" w:hAnsi="Calibri" w:cs="Calibri"/>
        </w:rPr>
        <w:t xml:space="preserve">These factors make comparing and contrasting the scope and utility of these different models </w:t>
      </w:r>
      <w:r w:rsidR="007251BA">
        <w:rPr>
          <w:rFonts w:ascii="Calibri" w:eastAsia="Calibri" w:hAnsi="Calibri" w:cs="Calibri"/>
        </w:rPr>
        <w:t xml:space="preserve">to make reliable and robust TK parameter estimates </w:t>
      </w:r>
      <w:r w:rsidR="008C1D8C">
        <w:rPr>
          <w:rFonts w:ascii="Calibri" w:eastAsia="Calibri" w:hAnsi="Calibri" w:cs="Calibri"/>
        </w:rPr>
        <w:t>a challenge.</w:t>
      </w:r>
      <w:r w:rsidR="00B551DE" w:rsidRPr="73D40FCD">
        <w:rPr>
          <w:rFonts w:ascii="Calibri" w:eastAsia="Calibri" w:hAnsi="Calibri" w:cs="Calibri"/>
        </w:rPr>
        <w:t xml:space="preserve"> </w:t>
      </w:r>
      <w:r w:rsidR="00DF08F5">
        <w:rPr>
          <w:rFonts w:ascii="Calibri" w:eastAsia="Calibri" w:hAnsi="Calibri" w:cs="Calibri"/>
        </w:rPr>
        <w:t>T</w:t>
      </w:r>
      <w:r w:rsidR="75F8074F" w:rsidRPr="73D40FCD">
        <w:rPr>
          <w:rFonts w:ascii="Calibri" w:eastAsia="Calibri" w:hAnsi="Calibri" w:cs="Calibri"/>
        </w:rPr>
        <w:t xml:space="preserve">here is a need to assess </w:t>
      </w:r>
      <w:r w:rsidR="008616FA">
        <w:rPr>
          <w:rFonts w:ascii="Calibri" w:eastAsia="Calibri" w:hAnsi="Calibri" w:cs="Calibri"/>
        </w:rPr>
        <w:t>the performance</w:t>
      </w:r>
      <w:r w:rsidR="00DF08F5">
        <w:rPr>
          <w:rFonts w:ascii="Calibri" w:eastAsia="Calibri" w:hAnsi="Calibri" w:cs="Calibri"/>
        </w:rPr>
        <w:t xml:space="preserve"> and coverage of</w:t>
      </w:r>
      <w:r w:rsidR="008616FA">
        <w:rPr>
          <w:rFonts w:ascii="Calibri" w:eastAsia="Calibri" w:hAnsi="Calibri" w:cs="Calibri"/>
        </w:rPr>
        <w:t xml:space="preserve"> </w:t>
      </w:r>
      <w:r w:rsidR="75F8074F" w:rsidRPr="73D40FCD">
        <w:rPr>
          <w:rFonts w:ascii="Calibri" w:eastAsia="Calibri" w:hAnsi="Calibri" w:cs="Calibri"/>
        </w:rPr>
        <w:t xml:space="preserve">these </w:t>
      </w:r>
      <w:r w:rsidR="00EF7C24">
        <w:rPr>
          <w:rFonts w:ascii="Calibri" w:eastAsia="Calibri" w:hAnsi="Calibri" w:cs="Calibri"/>
        </w:rPr>
        <w:t xml:space="preserve">individual </w:t>
      </w:r>
      <w:r w:rsidR="00362617" w:rsidRPr="00D8100D">
        <w:rPr>
          <w:rFonts w:ascii="Calibri" w:eastAsia="Calibri" w:hAnsi="Calibri" w:cs="Calibri"/>
        </w:rPr>
        <w:t>QSPR</w:t>
      </w:r>
      <w:r w:rsidR="75F8074F" w:rsidRPr="73D40FCD">
        <w:rPr>
          <w:rFonts w:ascii="Calibri" w:eastAsia="Calibri" w:hAnsi="Calibri" w:cs="Calibri"/>
        </w:rPr>
        <w:t xml:space="preserve"> </w:t>
      </w:r>
      <w:r w:rsidR="00362617">
        <w:rPr>
          <w:rFonts w:ascii="Calibri" w:eastAsia="Calibri" w:hAnsi="Calibri" w:cs="Calibri"/>
        </w:rPr>
        <w:t xml:space="preserve">models in </w:t>
      </w:r>
      <w:r w:rsidR="75F8074F" w:rsidRPr="73D40FCD">
        <w:rPr>
          <w:rFonts w:ascii="Calibri" w:eastAsia="Calibri" w:hAnsi="Calibri" w:cs="Calibri"/>
        </w:rPr>
        <w:t>predict</w:t>
      </w:r>
      <w:r w:rsidR="00EF7C24">
        <w:rPr>
          <w:rFonts w:ascii="Calibri" w:eastAsia="Calibri" w:hAnsi="Calibri" w:cs="Calibri"/>
        </w:rPr>
        <w:t>ing</w:t>
      </w:r>
      <w:r w:rsidR="75F8074F" w:rsidRPr="73D40FCD">
        <w:rPr>
          <w:rFonts w:ascii="Calibri" w:eastAsia="Calibri" w:hAnsi="Calibri" w:cs="Calibri"/>
        </w:rPr>
        <w:t xml:space="preserve"> TK parameters for chemicals</w:t>
      </w:r>
      <w:r w:rsidR="008616FA">
        <w:rPr>
          <w:rFonts w:ascii="Calibri" w:eastAsia="Calibri" w:hAnsi="Calibri" w:cs="Calibri"/>
        </w:rPr>
        <w:t xml:space="preserve"> occuring in commerce and the environment.</w:t>
      </w:r>
    </w:p>
    <w:p w14:paraId="3420925D" w14:textId="12417600" w:rsidR="4E38CFF8" w:rsidRDefault="75F8074F">
      <w:pPr>
        <w:rPr>
          <w:rFonts w:ascii="Calibri" w:eastAsia="Calibri" w:hAnsi="Calibri" w:cs="Calibri"/>
        </w:rPr>
      </w:pPr>
      <w:r w:rsidRPr="73D40FCD">
        <w:rPr>
          <w:rFonts w:ascii="Calibri" w:eastAsia="Calibri" w:hAnsi="Calibri" w:cs="Calibri"/>
        </w:rPr>
        <w:t xml:space="preserve"> </w:t>
      </w:r>
    </w:p>
    <w:p w14:paraId="2C701EB9" w14:textId="347CBCE3" w:rsidR="4E38CFF8" w:rsidRDefault="75F8074F">
      <w:pPr>
        <w:rPr>
          <w:rFonts w:ascii="Calibri" w:eastAsia="Calibri" w:hAnsi="Calibri" w:cs="Calibri"/>
        </w:rPr>
      </w:pPr>
      <w:r w:rsidRPr="73D40FCD">
        <w:rPr>
          <w:rFonts w:ascii="Calibri" w:eastAsia="Calibri" w:hAnsi="Calibri" w:cs="Calibri"/>
        </w:rPr>
        <w:t>Here</w:t>
      </w:r>
      <w:r w:rsidR="003A366F">
        <w:rPr>
          <w:rFonts w:ascii="Calibri" w:eastAsia="Calibri" w:hAnsi="Calibri" w:cs="Calibri"/>
        </w:rPr>
        <w:t xml:space="preserve"> </w:t>
      </w:r>
      <w:r w:rsidRPr="73D40FCD">
        <w:rPr>
          <w:rFonts w:ascii="Calibri" w:eastAsia="Calibri" w:hAnsi="Calibri" w:cs="Calibri"/>
        </w:rPr>
        <w:t xml:space="preserve">we </w:t>
      </w:r>
      <w:r w:rsidR="003A366F">
        <w:rPr>
          <w:rFonts w:ascii="Calibri" w:eastAsia="Calibri" w:hAnsi="Calibri" w:cs="Calibri"/>
        </w:rPr>
        <w:t xml:space="preserve">have </w:t>
      </w:r>
      <w:r w:rsidR="00FB4FEB">
        <w:rPr>
          <w:rFonts w:ascii="Calibri" w:eastAsia="Calibri" w:hAnsi="Calibri" w:cs="Calibri"/>
        </w:rPr>
        <w:t>evaluated</w:t>
      </w:r>
      <w:r w:rsidR="00FB4FEB" w:rsidRPr="73D40FCD">
        <w:rPr>
          <w:rFonts w:ascii="Calibri" w:eastAsia="Calibri" w:hAnsi="Calibri" w:cs="Calibri"/>
        </w:rPr>
        <w:t xml:space="preserve"> </w:t>
      </w:r>
      <w:r w:rsidRPr="73D40FCD">
        <w:rPr>
          <w:rFonts w:ascii="Calibri" w:eastAsia="Calibri" w:hAnsi="Calibri" w:cs="Calibri"/>
        </w:rPr>
        <w:t xml:space="preserve">the TK </w:t>
      </w:r>
      <w:r w:rsidR="001363AF">
        <w:rPr>
          <w:rFonts w:ascii="Calibri" w:eastAsia="Calibri" w:hAnsi="Calibri" w:cs="Calibri"/>
        </w:rPr>
        <w:t>parameter estimates</w:t>
      </w:r>
      <w:r w:rsidR="001363AF" w:rsidRPr="73D40FCD">
        <w:rPr>
          <w:rFonts w:ascii="Calibri" w:eastAsia="Calibri" w:hAnsi="Calibri" w:cs="Calibri"/>
        </w:rPr>
        <w:t xml:space="preserve"> </w:t>
      </w:r>
      <w:r w:rsidR="001363AF">
        <w:rPr>
          <w:rFonts w:ascii="Calibri" w:eastAsia="Calibri" w:hAnsi="Calibri" w:cs="Calibri"/>
        </w:rPr>
        <w:t>originating from models develop</w:t>
      </w:r>
      <w:r w:rsidR="00020569">
        <w:rPr>
          <w:rFonts w:ascii="Calibri" w:eastAsia="Calibri" w:hAnsi="Calibri" w:cs="Calibri"/>
        </w:rPr>
        <w:t>ed</w:t>
      </w:r>
      <w:r w:rsidR="001363AF">
        <w:rPr>
          <w:rFonts w:ascii="Calibri" w:eastAsia="Calibri" w:hAnsi="Calibri" w:cs="Calibri"/>
        </w:rPr>
        <w:t xml:space="preserve"> by</w:t>
      </w:r>
      <w:r w:rsidR="001363AF" w:rsidRPr="73D40FCD">
        <w:rPr>
          <w:rFonts w:ascii="Calibri" w:eastAsia="Calibri" w:hAnsi="Calibri" w:cs="Calibri"/>
        </w:rPr>
        <w:t xml:space="preserve"> </w:t>
      </w:r>
      <w:r w:rsidRPr="73D40FCD">
        <w:rPr>
          <w:rFonts w:ascii="Calibri" w:eastAsia="Calibri" w:hAnsi="Calibri" w:cs="Calibri"/>
        </w:rPr>
        <w:t xml:space="preserve">six modeling </w:t>
      </w:r>
      <w:r w:rsidR="00FB4FEB">
        <w:rPr>
          <w:rFonts w:ascii="Calibri" w:eastAsia="Calibri" w:hAnsi="Calibri" w:cs="Calibri"/>
        </w:rPr>
        <w:t>groups</w:t>
      </w:r>
      <w:r w:rsidRPr="73D40FCD">
        <w:rPr>
          <w:rFonts w:ascii="Calibri" w:eastAsia="Calibri" w:hAnsi="Calibri" w:cs="Calibri"/>
        </w:rPr>
        <w:t>.</w:t>
      </w:r>
      <w:r w:rsidR="001F1F37">
        <w:rPr>
          <w:rFonts w:ascii="Calibri" w:eastAsia="Calibri" w:hAnsi="Calibri" w:cs="Calibri"/>
        </w:rPr>
        <w:t xml:space="preserve"> </w:t>
      </w:r>
      <w:r w:rsidR="004B3496">
        <w:rPr>
          <w:rFonts w:ascii="Calibri" w:eastAsia="Calibri" w:hAnsi="Calibri" w:cs="Calibri"/>
        </w:rPr>
        <w:t xml:space="preserve">Starting from an initial list of researchers interested in HTTK who participated in the ExpoCast community of practice </w:t>
      </w:r>
      <w:r w:rsidR="004B5FDC">
        <w:rPr>
          <w:rFonts w:ascii="Calibri" w:eastAsia="Calibri" w:hAnsi="Calibri" w:cs="Calibri"/>
        </w:rPr>
        <w:fldChar w:fldCharType="begin"/>
      </w:r>
      <w:r w:rsidR="009870A7">
        <w:rPr>
          <w:rFonts w:ascii="Calibri" w:eastAsia="Calibri" w:hAnsi="Calibri" w:cs="Calibri"/>
        </w:rPr>
        <w:instrText xml:space="preserve"> ADDIN EN.CITE &lt;EndNote&gt;&lt;Cite&gt;&lt;Author&gt;Wambaugh&lt;/Author&gt;&lt;Year&gt;2022&lt;/Year&gt;&lt;RecNum&gt;1406&lt;/RecNum&gt;&lt;DisplayText&gt;(Wambaugh and Rager 2022)&lt;/DisplayText&gt;&lt;record&gt;&lt;rec-number&gt;1406&lt;/rec-number&gt;&lt;foreign-keys&gt;&lt;key app="EN" db-id="5sedwzxv0frxxfep2afv55whvxe0v9vsv290" timestamp="1721771368"&gt;1406&lt;/key&gt;&lt;/foreign-keys&gt;&lt;ref-type name="Journal Article"&gt;17&lt;/ref-type&gt;&lt;contributors&gt;&lt;authors&gt;&lt;author&gt;Wambaugh, John F&lt;/author&gt;&lt;author&gt;Rager, Julia E&lt;/author&gt;&lt;/authors&gt;&lt;/contributors&gt;&lt;titles&gt;&lt;title&gt;Exposure forecasting–ExpoCast–for data-poor chemicals in commerce and the environment&lt;/title&gt;&lt;secondary-title&gt;Journal of exposure science &amp;amp; environmental epidemiology&lt;/secondary-title&gt;&lt;/titles&gt;&lt;periodical&gt;&lt;full-title&gt;Journal of exposure science &amp;amp; environmental epidemiology&lt;/full-title&gt;&lt;/periodical&gt;&lt;pages&gt;783-793&lt;/pages&gt;&lt;volume&gt;32&lt;/volume&gt;&lt;number&gt;6&lt;/number&gt;&lt;dates&gt;&lt;year&gt;2022&lt;/year&gt;&lt;/dates&gt;&lt;isbn&gt;1559-0631&lt;/isbn&gt;&lt;urls&gt;&lt;/urls&gt;&lt;/record&gt;&lt;/Cite&gt;&lt;/EndNote&gt;</w:instrText>
      </w:r>
      <w:r w:rsidR="004B5FDC">
        <w:rPr>
          <w:rFonts w:ascii="Calibri" w:eastAsia="Calibri" w:hAnsi="Calibri" w:cs="Calibri"/>
        </w:rPr>
        <w:fldChar w:fldCharType="separate"/>
      </w:r>
      <w:r w:rsidR="009870A7">
        <w:rPr>
          <w:rFonts w:ascii="Calibri" w:eastAsia="Calibri" w:hAnsi="Calibri" w:cs="Calibri"/>
          <w:noProof/>
        </w:rPr>
        <w:t>(Wambaugh and Rager 2022)</w:t>
      </w:r>
      <w:r w:rsidR="004B5FDC">
        <w:rPr>
          <w:rFonts w:ascii="Calibri" w:eastAsia="Calibri" w:hAnsi="Calibri" w:cs="Calibri"/>
        </w:rPr>
        <w:fldChar w:fldCharType="end"/>
      </w:r>
      <w:r w:rsidR="004B3496">
        <w:rPr>
          <w:rFonts w:ascii="Calibri" w:eastAsia="Calibri" w:hAnsi="Calibri" w:cs="Calibri"/>
        </w:rPr>
        <w:t xml:space="preserve"> and Tox21 </w:t>
      </w:r>
      <w:r w:rsidR="00C330E5">
        <w:rPr>
          <w:rFonts w:ascii="Calibri" w:eastAsia="Calibri" w:hAnsi="Calibri" w:cs="Calibri"/>
        </w:rPr>
        <w:fldChar w:fldCharType="begin"/>
      </w:r>
      <w:r w:rsidR="009870A7">
        <w:rPr>
          <w:rFonts w:ascii="Calibri" w:eastAsia="Calibri" w:hAnsi="Calibri" w:cs="Calibri"/>
        </w:rPr>
        <w:instrText xml:space="preserve"> ADDIN EN.CITE &lt;EndNote&gt;&lt;Cite&gt;&lt;Author&gt;Tice&lt;/Author&gt;&lt;Year&gt;2013&lt;/Year&gt;&lt;RecNum&gt;279&lt;/RecNum&gt;&lt;DisplayText&gt;(Tice et al. 2013)&lt;/DisplayText&gt;&lt;record&gt;&lt;rec-number&gt;279&lt;/rec-number&gt;&lt;foreign-keys&gt;&lt;key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C330E5">
        <w:rPr>
          <w:rFonts w:ascii="Calibri" w:eastAsia="Calibri" w:hAnsi="Calibri" w:cs="Calibri"/>
        </w:rPr>
        <w:fldChar w:fldCharType="separate"/>
      </w:r>
      <w:r w:rsidR="009870A7">
        <w:rPr>
          <w:rFonts w:ascii="Calibri" w:eastAsia="Calibri" w:hAnsi="Calibri" w:cs="Calibri"/>
          <w:noProof/>
        </w:rPr>
        <w:t>(Tice et al. 2013)</w:t>
      </w:r>
      <w:r w:rsidR="00C330E5">
        <w:rPr>
          <w:rFonts w:ascii="Calibri" w:eastAsia="Calibri" w:hAnsi="Calibri" w:cs="Calibri"/>
        </w:rPr>
        <w:fldChar w:fldCharType="end"/>
      </w:r>
      <w:r w:rsidR="004B3496">
        <w:rPr>
          <w:rFonts w:ascii="Calibri" w:eastAsia="Calibri" w:hAnsi="Calibri" w:cs="Calibri"/>
        </w:rPr>
        <w:t xml:space="preserve">, a presentation was made to </w:t>
      </w:r>
      <w:r w:rsidR="008212DD">
        <w:rPr>
          <w:rFonts w:ascii="Calibri" w:eastAsia="Calibri" w:hAnsi="Calibri" w:cs="Calibri"/>
        </w:rPr>
        <w:t>1</w:t>
      </w:r>
      <w:r w:rsidR="008212DD" w:rsidRPr="008212DD">
        <w:rPr>
          <w:rFonts w:ascii="Calibri" w:eastAsia="Calibri" w:hAnsi="Calibri" w:cs="Calibri"/>
        </w:rPr>
        <w:t>9</w:t>
      </w:r>
      <w:r w:rsidR="00061F0A" w:rsidRPr="00061F0A">
        <w:rPr>
          <w:rFonts w:ascii="Calibri" w:eastAsia="Calibri" w:hAnsi="Calibri" w:cs="Calibri"/>
          <w:vertAlign w:val="superscript"/>
        </w:rPr>
        <w:t>th</w:t>
      </w:r>
      <w:r w:rsidR="00061F0A">
        <w:rPr>
          <w:rFonts w:ascii="Calibri" w:eastAsia="Calibri" w:hAnsi="Calibri" w:cs="Calibri"/>
        </w:rPr>
        <w:t xml:space="preserve"> </w:t>
      </w:r>
      <w:r w:rsidR="008212DD" w:rsidRPr="008212DD">
        <w:rPr>
          <w:rFonts w:ascii="Calibri" w:eastAsia="Calibri" w:hAnsi="Calibri" w:cs="Calibri"/>
        </w:rPr>
        <w:t>International Workshop on (Q)SAR in Environmental and Health Sciences</w:t>
      </w:r>
      <w:r w:rsidR="00E73ED0">
        <w:rPr>
          <w:rFonts w:ascii="Calibri" w:eastAsia="Calibri" w:hAnsi="Calibri" w:cs="Calibri"/>
        </w:rPr>
        <w:t xml:space="preserve"> in June, 2021 which further solicited involvement from the HTTK QSAR community. </w:t>
      </w:r>
      <w:r w:rsidR="00061F0A">
        <w:rPr>
          <w:rFonts w:ascii="Calibri" w:eastAsia="Calibri" w:hAnsi="Calibri" w:cs="Calibri"/>
        </w:rPr>
        <w:t>Participants represent</w:t>
      </w:r>
      <w:r w:rsidR="006051E0">
        <w:rPr>
          <w:rFonts w:ascii="Calibri" w:eastAsia="Calibri" w:hAnsi="Calibri" w:cs="Calibri"/>
        </w:rPr>
        <w:t xml:space="preserve"> different</w:t>
      </w:r>
      <w:r w:rsidR="00061F0A">
        <w:rPr>
          <w:rFonts w:ascii="Calibri" w:eastAsia="Calibri" w:hAnsi="Calibri" w:cs="Calibri"/>
        </w:rPr>
        <w:t xml:space="preserve"> international</w:t>
      </w:r>
      <w:r w:rsidR="001F1F37">
        <w:rPr>
          <w:rFonts w:ascii="Calibri" w:eastAsia="Calibri" w:hAnsi="Calibri" w:cs="Calibri"/>
        </w:rPr>
        <w:t xml:space="preserve"> academic, regulatory</w:t>
      </w:r>
      <w:r w:rsidR="00E73ED0">
        <w:rPr>
          <w:rFonts w:ascii="Calibri" w:eastAsia="Calibri" w:hAnsi="Calibri" w:cs="Calibri"/>
        </w:rPr>
        <w:t>,</w:t>
      </w:r>
      <w:r w:rsidR="001F1F37">
        <w:rPr>
          <w:rFonts w:ascii="Calibri" w:eastAsia="Calibri" w:hAnsi="Calibri" w:cs="Calibri"/>
        </w:rPr>
        <w:t xml:space="preserve"> and commercial entitie</w:t>
      </w:r>
      <w:r w:rsidR="00061F0A">
        <w:rPr>
          <w:rFonts w:ascii="Calibri" w:eastAsia="Calibri" w:hAnsi="Calibri" w:cs="Calibri"/>
        </w:rPr>
        <w:t>s</w:t>
      </w:r>
      <w:r w:rsidR="006051E0">
        <w:rPr>
          <w:rFonts w:ascii="Calibri" w:eastAsia="Calibri" w:hAnsi="Calibri" w:cs="Calibri"/>
        </w:rPr>
        <w:t>.</w:t>
      </w:r>
      <w:r w:rsidR="001F1F37">
        <w:rPr>
          <w:rFonts w:ascii="Calibri" w:eastAsia="Calibri" w:hAnsi="Calibri" w:cs="Calibri"/>
        </w:rPr>
        <w:t xml:space="preserve"> </w:t>
      </w:r>
      <w:commentRangeStart w:id="11"/>
      <w:commentRangeStart w:id="12"/>
      <w:r w:rsidRPr="73D40FCD">
        <w:rPr>
          <w:rFonts w:ascii="Calibri" w:eastAsia="Calibri" w:hAnsi="Calibri" w:cs="Calibri"/>
        </w:rPr>
        <w:t>Four</w:t>
      </w:r>
      <w:commentRangeEnd w:id="11"/>
      <w:r w:rsidR="006051E0">
        <w:rPr>
          <w:rStyle w:val="CommentReference"/>
        </w:rPr>
        <w:commentReference w:id="11"/>
      </w:r>
      <w:commentRangeEnd w:id="12"/>
      <w:r w:rsidR="00D31B2B">
        <w:rPr>
          <w:rStyle w:val="CommentReference"/>
        </w:rPr>
        <w:commentReference w:id="12"/>
      </w:r>
      <w:r w:rsidRPr="73D40FCD">
        <w:rPr>
          <w:rFonts w:ascii="Calibri" w:eastAsia="Calibri" w:hAnsi="Calibri" w:cs="Calibri"/>
        </w:rPr>
        <w:t xml:space="preserve"> modeling </w:t>
      </w:r>
      <w:r w:rsidR="00020569">
        <w:rPr>
          <w:rFonts w:ascii="Calibri" w:eastAsia="Calibri" w:hAnsi="Calibri" w:cs="Calibri"/>
        </w:rPr>
        <w:t>groups</w:t>
      </w:r>
      <w:r w:rsidR="00020569" w:rsidRPr="73D40FCD">
        <w:rPr>
          <w:rFonts w:ascii="Calibri" w:eastAsia="Calibri" w:hAnsi="Calibri" w:cs="Calibri"/>
        </w:rPr>
        <w:t xml:space="preserve"> </w:t>
      </w:r>
      <w:r w:rsidRPr="73D40FCD">
        <w:rPr>
          <w:rFonts w:ascii="Calibri" w:eastAsia="Calibri" w:hAnsi="Calibri" w:cs="Calibri"/>
        </w:rPr>
        <w:t xml:space="preserve">produced QSPR models </w:t>
      </w:r>
      <w:r w:rsidR="00020569">
        <w:rPr>
          <w:rFonts w:ascii="Calibri" w:eastAsia="Calibri" w:hAnsi="Calibri" w:cs="Calibri"/>
        </w:rPr>
        <w:t xml:space="preserve">to predict </w:t>
      </w:r>
      <w:r w:rsidRPr="73D40FCD">
        <w:rPr>
          <w:rFonts w:ascii="Calibri" w:eastAsia="Calibri" w:hAnsi="Calibri" w:cs="Calibri"/>
        </w:rPr>
        <w:t>intrinsic hepatic clearance (Cl</w:t>
      </w:r>
      <w:r w:rsidRPr="73D40FCD">
        <w:rPr>
          <w:rFonts w:ascii="Calibri" w:eastAsia="Calibri" w:hAnsi="Calibri" w:cs="Calibri"/>
          <w:vertAlign w:val="subscript"/>
        </w:rPr>
        <w:t>int</w:t>
      </w:r>
      <w:r w:rsidRPr="73D40FCD">
        <w:rPr>
          <w:rFonts w:ascii="Calibri" w:eastAsia="Calibri" w:hAnsi="Calibri" w:cs="Calibri"/>
        </w:rPr>
        <w:t xml:space="preserve"> measured with hepatocyte incubations,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&lt;EndNote&gt;&lt;Cite&gt;&lt;Author&gt;Shibata&lt;/Author&gt;&lt;Year&gt;2002&lt;/Year&gt;&lt;RecNum&gt;254&lt;/RecNum&gt;&lt;DisplayText&gt;(Shibata et al. 2002)&lt;/DisplayText&gt;&lt;record&gt;&lt;rec-number&gt;254&lt;/rec-number&gt;&lt;foreign-keys&gt;&lt;key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(Shibata et al. 2002)</w:t>
      </w:r>
      <w:r w:rsidR="00801A05">
        <w:rPr>
          <w:rFonts w:ascii="Calibri" w:eastAsia="Calibri" w:hAnsi="Calibri" w:cs="Calibri"/>
        </w:rPr>
        <w:fldChar w:fldCharType="end"/>
      </w:r>
      <w:r w:rsidRPr="73D40FCD">
        <w:rPr>
          <w:rFonts w:ascii="Calibri" w:eastAsia="Calibri" w:hAnsi="Calibri" w:cs="Calibri"/>
        </w:rPr>
        <w:t>) and fraction unbound in plasma (f</w:t>
      </w:r>
      <w:r w:rsidRPr="73D40FCD">
        <w:rPr>
          <w:rFonts w:ascii="Calibri" w:eastAsia="Calibri" w:hAnsi="Calibri" w:cs="Calibri"/>
          <w:vertAlign w:val="subscript"/>
        </w:rPr>
        <w:t>up</w:t>
      </w:r>
      <w:r w:rsidRPr="73D40FCD">
        <w:rPr>
          <w:rFonts w:ascii="Calibri" w:eastAsia="Calibri" w:hAnsi="Calibri" w:cs="Calibri"/>
        </w:rPr>
        <w:t xml:space="preserve">, typically measured via rapid equilibrium dialysis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&lt;EndNote&gt;&lt;Cite&gt;&lt;Author&gt;Waters&lt;/Author&gt;&lt;Year&gt;2008&lt;/Year&gt;&lt;RecNum&gt;307&lt;/RecNum&gt;&lt;DisplayText&gt;(Waters et al. 2008)&lt;/DisplayText&gt;&lt;record&gt;&lt;rec-number&gt;307&lt;/rec-number&gt;&lt;foreign-keys&gt;&lt;key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(Waters et al. 2008)</w:t>
      </w:r>
      <w:r w:rsidR="00801A05">
        <w:rPr>
          <w:rFonts w:ascii="Calibri" w:eastAsia="Calibri" w:hAnsi="Calibri" w:cs="Calibri"/>
        </w:rPr>
        <w:fldChar w:fldCharType="end"/>
      </w:r>
      <w:r w:rsidRPr="73D40FCD">
        <w:rPr>
          <w:rFonts w:ascii="Calibri" w:eastAsia="Calibri" w:hAnsi="Calibri" w:cs="Calibri"/>
        </w:rPr>
        <w:t>). Both parameters are important in PBTK analyses for generating AUC and C</w:t>
      </w:r>
      <w:r w:rsidRPr="73D40FCD">
        <w:rPr>
          <w:rFonts w:ascii="Calibri" w:eastAsia="Calibri" w:hAnsi="Calibri" w:cs="Calibri"/>
          <w:vertAlign w:val="subscript"/>
        </w:rPr>
        <w:t>max</w:t>
      </w:r>
      <w:r w:rsidRPr="73D40FCD">
        <w:rPr>
          <w:rFonts w:ascii="Calibri" w:eastAsia="Calibri" w:hAnsi="Calibri" w:cs="Calibri"/>
        </w:rPr>
        <w:t>.</w:t>
      </w:r>
      <w:r w:rsidR="008D0B87">
        <w:rPr>
          <w:rFonts w:ascii="Calibri" w:eastAsia="Calibri" w:hAnsi="Calibri" w:cs="Calibri"/>
        </w:rPr>
        <w:t xml:space="preserve"> </w:t>
      </w:r>
      <w:r w:rsidR="00020569">
        <w:rPr>
          <w:rFonts w:ascii="Calibri" w:eastAsia="Calibri" w:hAnsi="Calibri" w:cs="Calibri"/>
        </w:rPr>
        <w:t>In this study</w:t>
      </w:r>
      <w:r w:rsidRPr="73D40FCD">
        <w:rPr>
          <w:rFonts w:ascii="Calibri" w:eastAsia="Calibri" w:hAnsi="Calibri" w:cs="Calibri"/>
        </w:rPr>
        <w:t xml:space="preserve">, the models </w:t>
      </w:r>
      <w:r w:rsidR="00020569">
        <w:rPr>
          <w:rFonts w:ascii="Calibri" w:eastAsia="Calibri" w:hAnsi="Calibri" w:cs="Calibri"/>
        </w:rPr>
        <w:t xml:space="preserve">developed were </w:t>
      </w:r>
      <w:r w:rsidRPr="73D40FCD">
        <w:rPr>
          <w:rFonts w:ascii="Calibri" w:eastAsia="Calibri" w:hAnsi="Calibri" w:cs="Calibri"/>
        </w:rPr>
        <w:t xml:space="preserve">initially evaluated for their ability to reproduce </w:t>
      </w:r>
      <w:r w:rsidR="00E162F6" w:rsidRPr="00E162F6">
        <w:rPr>
          <w:rFonts w:ascii="Calibri" w:eastAsia="Calibri" w:hAnsi="Calibri" w:cs="Calibri"/>
          <w:i/>
          <w:iCs/>
        </w:rPr>
        <w:t>in vitro</w:t>
      </w:r>
      <w:r w:rsidRPr="73D40FCD">
        <w:rPr>
          <w:rFonts w:ascii="Calibri" w:eastAsia="Calibri" w:hAnsi="Calibri" w:cs="Calibri"/>
        </w:rPr>
        <w:t xml:space="preserve"> measured values. </w:t>
      </w:r>
      <w:r w:rsidR="00944BEE">
        <w:rPr>
          <w:rFonts w:ascii="Calibri" w:eastAsia="Calibri" w:hAnsi="Calibri" w:cs="Calibri"/>
        </w:rPr>
        <w:t>Then</w:t>
      </w:r>
      <w:r w:rsidRPr="73D40FCD">
        <w:rPr>
          <w:rFonts w:ascii="Calibri" w:eastAsia="Calibri" w:hAnsi="Calibri" w:cs="Calibri"/>
        </w:rPr>
        <w:t xml:space="preserve"> </w:t>
      </w:r>
      <w:r w:rsidR="00944BEE">
        <w:rPr>
          <w:rFonts w:ascii="Calibri" w:eastAsia="Calibri" w:hAnsi="Calibri" w:cs="Calibri"/>
        </w:rPr>
        <w:t xml:space="preserve">an </w:t>
      </w:r>
      <w:r w:rsidRPr="73D40FCD">
        <w:rPr>
          <w:rFonts w:ascii="Calibri" w:eastAsia="Calibri" w:hAnsi="Calibri" w:cs="Calibri"/>
        </w:rPr>
        <w:lastRenderedPageBreak/>
        <w:t xml:space="preserve">analysis of </w:t>
      </w:r>
      <w:r w:rsidR="00801A05">
        <w:rPr>
          <w:rFonts w:ascii="Calibri" w:eastAsia="Calibri" w:hAnsi="Calibri" w:cs="Calibri"/>
        </w:rPr>
        <w:t>QSPR-based</w:t>
      </w:r>
      <w:r w:rsidRPr="73D40FCD">
        <w:rPr>
          <w:rFonts w:ascii="Calibri" w:eastAsia="Calibri" w:hAnsi="Calibri" w:cs="Calibri"/>
        </w:rPr>
        <w:t xml:space="preserve"> predictions for chemical concentration as a function of time (CvT) </w:t>
      </w:r>
      <w:r w:rsidR="00801A05">
        <w:rPr>
          <w:rFonts w:ascii="Calibri" w:eastAsia="Calibri" w:hAnsi="Calibri" w:cs="Calibri"/>
        </w:rPr>
        <w:t xml:space="preserve">was undertaken. A </w:t>
      </w:r>
      <w:r w:rsidRPr="73D40FCD">
        <w:rPr>
          <w:rFonts w:ascii="Calibri" w:eastAsia="Calibri" w:hAnsi="Calibri" w:cs="Calibri"/>
        </w:rPr>
        <w:t xml:space="preserve">generic physiologically-based TK (PBTK) model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(Pearce et al. 2017b)</w:t>
      </w:r>
      <w:r w:rsidR="00801A05">
        <w:rPr>
          <w:rFonts w:ascii="Calibri" w:eastAsia="Calibri" w:hAnsi="Calibri" w:cs="Calibri"/>
        </w:rPr>
        <w:fldChar w:fldCharType="end"/>
      </w:r>
      <w:r w:rsidRPr="73D40FCD">
        <w:rPr>
          <w:rFonts w:ascii="Calibri" w:eastAsia="Calibri" w:hAnsi="Calibri" w:cs="Calibri"/>
        </w:rPr>
        <w:t xml:space="preserve"> </w:t>
      </w:r>
      <w:r w:rsidR="00944BEE">
        <w:rPr>
          <w:rFonts w:ascii="Calibri" w:eastAsia="Calibri" w:hAnsi="Calibri" w:cs="Calibri"/>
        </w:rPr>
        <w:t>was</w:t>
      </w:r>
      <w:r w:rsidR="00944BEE" w:rsidRPr="73D40FCD">
        <w:rPr>
          <w:rFonts w:ascii="Calibri" w:eastAsia="Calibri" w:hAnsi="Calibri" w:cs="Calibri"/>
        </w:rPr>
        <w:t xml:space="preserve"> </w:t>
      </w:r>
      <w:r w:rsidRPr="73D40FCD">
        <w:rPr>
          <w:rFonts w:ascii="Calibri" w:eastAsia="Calibri" w:hAnsi="Calibri" w:cs="Calibri"/>
        </w:rPr>
        <w:t>used with the predictions from eac</w:t>
      </w:r>
      <w:r w:rsidR="00801A05">
        <w:rPr>
          <w:rFonts w:ascii="Calibri" w:eastAsia="Calibri" w:hAnsi="Calibri" w:cs="Calibri"/>
        </w:rPr>
        <w:t xml:space="preserve">h </w:t>
      </w:r>
      <w:r w:rsidRPr="73D40FCD">
        <w:rPr>
          <w:rFonts w:ascii="Calibri" w:eastAsia="Calibri" w:hAnsi="Calibri" w:cs="Calibri"/>
        </w:rPr>
        <w:t xml:space="preserve">QSPR. </w:t>
      </w:r>
      <w:r w:rsidR="00E162F6" w:rsidRPr="00E162F6">
        <w:rPr>
          <w:rFonts w:ascii="Calibri" w:eastAsia="Calibri" w:hAnsi="Calibri" w:cs="Calibri"/>
          <w:i/>
        </w:rPr>
        <w:t>In vivo</w:t>
      </w:r>
      <w:r w:rsidRPr="73D40FCD">
        <w:rPr>
          <w:rFonts w:ascii="Calibri" w:eastAsia="Calibri" w:hAnsi="Calibri" w:cs="Calibri"/>
        </w:rPr>
        <w:t xml:space="preserve"> plasma and blood </w:t>
      </w:r>
      <w:r w:rsidR="00061F0A">
        <w:rPr>
          <w:rFonts w:ascii="Calibri" w:eastAsia="Calibri" w:hAnsi="Calibri" w:cs="Calibri"/>
        </w:rPr>
        <w:t>CvT</w:t>
      </w:r>
      <w:r w:rsidRPr="73D40FCD">
        <w:rPr>
          <w:rFonts w:ascii="Calibri" w:eastAsia="Calibri" w:hAnsi="Calibri" w:cs="Calibri"/>
        </w:rPr>
        <w:t xml:space="preserve"> data for rat and human for 10</w:t>
      </w:r>
      <w:r w:rsidR="009462F5">
        <w:rPr>
          <w:rFonts w:ascii="Calibri" w:eastAsia="Calibri" w:hAnsi="Calibri" w:cs="Calibri"/>
        </w:rPr>
        <w:t>1</w:t>
      </w:r>
      <w:r w:rsidRPr="73D40FCD">
        <w:rPr>
          <w:rFonts w:ascii="Calibri" w:eastAsia="Calibri" w:hAnsi="Calibri" w:cs="Calibri"/>
        </w:rPr>
        <w:t xml:space="preserve"> chemicals from the CvTdb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(Sayre et al. 2020)</w:t>
      </w:r>
      <w:r w:rsidR="00801A05">
        <w:rPr>
          <w:rFonts w:ascii="Calibri" w:eastAsia="Calibri" w:hAnsi="Calibri" w:cs="Calibri"/>
        </w:rPr>
        <w:fldChar w:fldCharType="end"/>
      </w:r>
      <w:r w:rsidR="00944BEE">
        <w:rPr>
          <w:rFonts w:ascii="Calibri" w:eastAsia="Calibri" w:hAnsi="Calibri" w:cs="Calibri"/>
        </w:rPr>
        <w:t xml:space="preserve"> formed the basis of the dataset used</w:t>
      </w:r>
      <w:r w:rsidRPr="73D40FCD">
        <w:rPr>
          <w:rFonts w:ascii="Calibri" w:eastAsia="Calibri" w:hAnsi="Calibri" w:cs="Calibri"/>
        </w:rPr>
        <w:t xml:space="preserve">. Models </w:t>
      </w:r>
      <w:r w:rsidR="00944BEE">
        <w:rPr>
          <w:rFonts w:ascii="Calibri" w:eastAsia="Calibri" w:hAnsi="Calibri" w:cs="Calibri"/>
        </w:rPr>
        <w:t>were</w:t>
      </w:r>
      <w:r w:rsidR="00944BEE" w:rsidRPr="73D40FCD">
        <w:rPr>
          <w:rFonts w:ascii="Calibri" w:eastAsia="Calibri" w:hAnsi="Calibri" w:cs="Calibri"/>
        </w:rPr>
        <w:t xml:space="preserve"> </w:t>
      </w:r>
      <w:r w:rsidRPr="73D40FCD">
        <w:rPr>
          <w:rFonts w:ascii="Calibri" w:eastAsia="Calibri" w:hAnsi="Calibri" w:cs="Calibri"/>
        </w:rPr>
        <w:t>evaluated for their ability to reproduce the full CvT curve</w:t>
      </w:r>
      <w:r w:rsidR="009E5616">
        <w:rPr>
          <w:rFonts w:ascii="Calibri" w:eastAsia="Calibri" w:hAnsi="Calibri" w:cs="Calibri"/>
        </w:rPr>
        <w:t>,</w:t>
      </w:r>
      <w:r w:rsidRPr="73D40FCD">
        <w:rPr>
          <w:rFonts w:ascii="Calibri" w:eastAsia="Calibri" w:hAnsi="Calibri" w:cs="Calibri"/>
        </w:rPr>
        <w:t xml:space="preserve"> summary statistics (such as AUC and C</w:t>
      </w:r>
      <w:r w:rsidRPr="73D40FCD">
        <w:rPr>
          <w:rFonts w:ascii="Calibri" w:eastAsia="Calibri" w:hAnsi="Calibri" w:cs="Calibri"/>
          <w:vertAlign w:val="subscript"/>
        </w:rPr>
        <w:t>max</w:t>
      </w:r>
      <w:r w:rsidRPr="73D40FCD">
        <w:rPr>
          <w:rFonts w:ascii="Calibri" w:eastAsia="Calibri" w:hAnsi="Calibri" w:cs="Calibri"/>
        </w:rPr>
        <w:t xml:space="preserve">) </w:t>
      </w:r>
      <w:r w:rsidR="009E5616">
        <w:rPr>
          <w:rFonts w:ascii="Calibri" w:eastAsia="Calibri" w:hAnsi="Calibri" w:cs="Calibri"/>
        </w:rPr>
        <w:t>as well as TK</w:t>
      </w:r>
      <w:r w:rsidR="009E5616" w:rsidRPr="73D40FCD">
        <w:rPr>
          <w:rFonts w:ascii="Calibri" w:eastAsia="Calibri" w:hAnsi="Calibri" w:cs="Calibri"/>
        </w:rPr>
        <w:t xml:space="preserve"> </w:t>
      </w:r>
      <w:r w:rsidRPr="73D40FCD">
        <w:rPr>
          <w:rFonts w:ascii="Calibri" w:eastAsia="Calibri" w:hAnsi="Calibri" w:cs="Calibri"/>
        </w:rPr>
        <w:t xml:space="preserve">parameters such as chemical half-life. Two additional models for chemical half-life </w:t>
      </w:r>
      <w:r w:rsidR="009E5616">
        <w:rPr>
          <w:rFonts w:ascii="Calibri" w:eastAsia="Calibri" w:hAnsi="Calibri" w:cs="Calibri"/>
        </w:rPr>
        <w:t>were</w:t>
      </w:r>
      <w:r w:rsidR="009E5616" w:rsidRPr="73D40FCD">
        <w:rPr>
          <w:rFonts w:ascii="Calibri" w:eastAsia="Calibri" w:hAnsi="Calibri" w:cs="Calibri"/>
        </w:rPr>
        <w:t xml:space="preserve"> </w:t>
      </w:r>
      <w:r w:rsidRPr="73D40FCD">
        <w:rPr>
          <w:rFonts w:ascii="Calibri" w:eastAsia="Calibri" w:hAnsi="Calibri" w:cs="Calibri"/>
        </w:rPr>
        <w:t xml:space="preserve">also evaluated. The six modeling </w:t>
      </w:r>
      <w:r w:rsidR="00C47B48">
        <w:rPr>
          <w:rFonts w:ascii="Calibri" w:eastAsia="Calibri" w:hAnsi="Calibri" w:cs="Calibri"/>
        </w:rPr>
        <w:t>groups</w:t>
      </w:r>
      <w:r w:rsidR="00C47B48" w:rsidRPr="73D40FCD">
        <w:rPr>
          <w:rFonts w:ascii="Calibri" w:eastAsia="Calibri" w:hAnsi="Calibri" w:cs="Calibri"/>
        </w:rPr>
        <w:t xml:space="preserve"> </w:t>
      </w:r>
      <w:r w:rsidRPr="73D40FCD">
        <w:rPr>
          <w:rFonts w:ascii="Calibri" w:eastAsia="Calibri" w:hAnsi="Calibri" w:cs="Calibri"/>
        </w:rPr>
        <w:t xml:space="preserve">were provided with </w:t>
      </w:r>
      <w:r w:rsidR="00A86BC5">
        <w:rPr>
          <w:rFonts w:ascii="Calibri" w:eastAsia="Calibri" w:hAnsi="Calibri" w:cs="Calibri"/>
        </w:rPr>
        <w:t xml:space="preserve">the </w:t>
      </w:r>
      <w:r w:rsidRPr="73D40FCD">
        <w:rPr>
          <w:rFonts w:ascii="Calibri" w:eastAsia="Calibri" w:hAnsi="Calibri" w:cs="Calibri"/>
        </w:rPr>
        <w:t>chemical identities</w:t>
      </w:r>
      <w:r w:rsidR="00A86BC5">
        <w:rPr>
          <w:rFonts w:ascii="Calibri" w:eastAsia="Calibri" w:hAnsi="Calibri" w:cs="Calibri"/>
        </w:rPr>
        <w:t xml:space="preserve"> (in</w:t>
      </w:r>
      <w:r w:rsidR="0035015E">
        <w:rPr>
          <w:rFonts w:ascii="Calibri" w:eastAsia="Calibri" w:hAnsi="Calibri" w:cs="Calibri"/>
        </w:rPr>
        <w:t xml:space="preserve">cluding </w:t>
      </w:r>
      <w:r w:rsidR="00A86BC5">
        <w:rPr>
          <w:rFonts w:ascii="Calibri" w:eastAsia="Calibri" w:hAnsi="Calibri" w:cs="Calibri"/>
        </w:rPr>
        <w:t xml:space="preserve">their </w:t>
      </w:r>
      <w:r w:rsidR="00AB5C29">
        <w:rPr>
          <w:rFonts w:ascii="Calibri" w:eastAsia="Calibri" w:hAnsi="Calibri" w:cs="Calibri"/>
        </w:rPr>
        <w:t xml:space="preserve">chemical </w:t>
      </w:r>
      <w:r w:rsidR="00A86BC5">
        <w:rPr>
          <w:rFonts w:ascii="Calibri" w:eastAsia="Calibri" w:hAnsi="Calibri" w:cs="Calibri"/>
        </w:rPr>
        <w:t>structur</w:t>
      </w:r>
      <w:r w:rsidR="00AB5C29">
        <w:rPr>
          <w:rFonts w:ascii="Calibri" w:eastAsia="Calibri" w:hAnsi="Calibri" w:cs="Calibri"/>
        </w:rPr>
        <w:t>es</w:t>
      </w:r>
      <w:r w:rsidR="00A86BC5">
        <w:rPr>
          <w:rFonts w:ascii="Calibri" w:eastAsia="Calibri" w:hAnsi="Calibri" w:cs="Calibri"/>
        </w:rPr>
        <w:t>)</w:t>
      </w:r>
      <w:r w:rsidRPr="73D40FCD">
        <w:rPr>
          <w:rFonts w:ascii="Calibri" w:eastAsia="Calibri" w:hAnsi="Calibri" w:cs="Calibri"/>
        </w:rPr>
        <w:t xml:space="preserve"> and </w:t>
      </w:r>
      <w:r w:rsidR="0035015E">
        <w:rPr>
          <w:rFonts w:ascii="Calibri" w:eastAsia="Calibri" w:hAnsi="Calibri" w:cs="Calibri"/>
        </w:rPr>
        <w:t>selected</w:t>
      </w:r>
      <w:r w:rsidR="0035015E" w:rsidRPr="73D40FCD">
        <w:rPr>
          <w:rFonts w:ascii="Calibri" w:eastAsia="Calibri" w:hAnsi="Calibri" w:cs="Calibri"/>
        </w:rPr>
        <w:t xml:space="preserve"> </w:t>
      </w:r>
      <w:commentRangeStart w:id="13"/>
      <w:r w:rsidRPr="73D40FCD">
        <w:rPr>
          <w:rFonts w:ascii="Calibri" w:eastAsia="Calibri" w:hAnsi="Calibri" w:cs="Calibri"/>
        </w:rPr>
        <w:t xml:space="preserve">physico-chemical descriptors </w:t>
      </w:r>
      <w:commentRangeEnd w:id="13"/>
      <w:r w:rsidR="00DE44E0">
        <w:rPr>
          <w:rStyle w:val="CommentReference"/>
        </w:rPr>
        <w:commentReference w:id="13"/>
      </w:r>
      <w:r w:rsidR="00BC7845">
        <w:rPr>
          <w:rFonts w:ascii="Calibri" w:eastAsia="Calibri" w:hAnsi="Calibri" w:cs="Calibri"/>
        </w:rPr>
        <w:t>(</w:t>
      </w:r>
      <w:r w:rsidR="00490C3E">
        <w:rPr>
          <w:rFonts w:ascii="Calibri" w:eastAsia="Calibri" w:hAnsi="Calibri" w:cs="Calibri"/>
        </w:rPr>
        <w:t xml:space="preserve">SMILES structure descriptors </w:t>
      </w:r>
      <w:r w:rsidR="00C330E5">
        <w:rPr>
          <w:rFonts w:ascii="Calibri" w:eastAsia="Calibri" w:hAnsi="Calibri" w:cs="Calibri"/>
        </w:rPr>
        <w:fldChar w:fldCharType="begin"/>
      </w:r>
      <w:r w:rsidR="009870A7">
        <w:rPr>
          <w:rFonts w:ascii="Calibri" w:eastAsia="Calibri" w:hAnsi="Calibri" w:cs="Calibri"/>
        </w:rPr>
        <w:instrText xml:space="preserve"> ADDIN EN.CITE &lt;EndNote&gt;&lt;Cite&gt;&lt;Author&gt;Weininger&lt;/Author&gt;&lt;Year&gt;1988&lt;/Year&gt;&lt;RecNum&gt;309&lt;/RecNum&gt;&lt;DisplayText&gt;(Weininger 1988)&lt;/DisplayText&gt;&lt;record&gt;&lt;rec-number&gt;309&lt;/rec-number&gt;&lt;foreign-keys&gt;&lt;key app="EN" db-id="5sedwzxv0frxxfep2afv55whvxe0v9vsv290" timestamp="1559649428"&gt;309&lt;/key&gt;&lt;/foreign-keys&gt;&lt;ref-type name="Journal Article"&gt;17&lt;/ref-type&gt;&lt;contributors&gt;&lt;authors&gt;&lt;author&gt;Weininger, David&lt;/author&gt;&lt;/authors&gt;&lt;/contributors&gt;&lt;titles&gt;&lt;title&gt;SMILES, a chemical language and information system. 1. Introduction to methodology and encoding rules&lt;/title&gt;&lt;secondary-title&gt;Journal of Chemical Information and Computer Sciences&lt;/secondary-title&gt;&lt;/titles&gt;&lt;periodical&gt;&lt;full-title&gt;Journal of Chemical Information and Computer Sciences&lt;/full-title&gt;&lt;/periodical&gt;&lt;pages&gt;31-36&lt;/pages&gt;&lt;volume&gt;28&lt;/volume&gt;&lt;number&gt;1&lt;/number&gt;&lt;dates&gt;&lt;year&gt;1988&lt;/year&gt;&lt;/dates&gt;&lt;isbn&gt;0095-2338&lt;/isbn&gt;&lt;urls&gt;&lt;/urls&gt;&lt;/record&gt;&lt;/Cite&gt;&lt;/EndNote&gt;</w:instrText>
      </w:r>
      <w:r w:rsidR="00C330E5">
        <w:rPr>
          <w:rFonts w:ascii="Calibri" w:eastAsia="Calibri" w:hAnsi="Calibri" w:cs="Calibri"/>
        </w:rPr>
        <w:fldChar w:fldCharType="separate"/>
      </w:r>
      <w:r w:rsidR="009870A7">
        <w:rPr>
          <w:rFonts w:ascii="Calibri" w:eastAsia="Calibri" w:hAnsi="Calibri" w:cs="Calibri"/>
          <w:noProof/>
        </w:rPr>
        <w:t>(Weininger 1988)</w:t>
      </w:r>
      <w:r w:rsidR="00C330E5">
        <w:rPr>
          <w:rFonts w:ascii="Calibri" w:eastAsia="Calibri" w:hAnsi="Calibri" w:cs="Calibri"/>
        </w:rPr>
        <w:fldChar w:fldCharType="end"/>
      </w:r>
      <w:r w:rsidR="00490C3E">
        <w:rPr>
          <w:rFonts w:ascii="Calibri" w:eastAsia="Calibri" w:hAnsi="Calibri" w:cs="Calibri"/>
        </w:rPr>
        <w:t xml:space="preserve"> and OPERA</w:t>
      </w:r>
      <w:r w:rsidR="00401D7D">
        <w:rPr>
          <w:rFonts w:ascii="Calibri" w:eastAsia="Calibri" w:hAnsi="Calibri" w:cs="Calibri"/>
        </w:rPr>
        <w:t xml:space="preserve"> physico-chemical predictions</w:t>
      </w:r>
      <w:r w:rsidR="00C040BF">
        <w:rPr>
          <w:rFonts w:ascii="Calibri" w:eastAsia="Calibri" w:hAnsi="Calibri" w:cs="Calibri"/>
        </w:rPr>
        <w:t xml:space="preserve"> </w:t>
      </w:r>
      <w:r w:rsidR="00C040BF">
        <w:rPr>
          <w:rFonts w:ascii="Calibri" w:eastAsia="Calibri" w:hAnsi="Calibri" w:cs="Calibri"/>
        </w:rPr>
        <w:fldChar w:fldCharType="begin"/>
      </w:r>
      <w:r w:rsidR="00C040BF">
        <w:rPr>
          <w:rFonts w:ascii="Calibri" w:eastAsia="Calibri" w:hAnsi="Calibri" w:cs="Calibri"/>
        </w:rPr>
        <w:instrText xml:space="preserve"> ADDIN EN.CITE &lt;EndNote&gt;&lt;Cite&gt;&lt;Author&gt;Mansouri&lt;/Author&gt;&lt;Year&gt;2018&lt;/Year&gt;&lt;RecNum&gt;559&lt;/RecNum&gt;&lt;DisplayText&gt;(Mansouri et al. 2018)&lt;/DisplayText&gt;&lt;record&gt;&lt;rec-number&gt;559&lt;/rec-number&gt;&lt;foreign-keys&gt;&lt;key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EndNote&gt;</w:instrText>
      </w:r>
      <w:r w:rsidR="00C040BF">
        <w:rPr>
          <w:rFonts w:ascii="Calibri" w:eastAsia="Calibri" w:hAnsi="Calibri" w:cs="Calibri"/>
        </w:rPr>
        <w:fldChar w:fldCharType="separate"/>
      </w:r>
      <w:r w:rsidR="00C040BF">
        <w:rPr>
          <w:rFonts w:ascii="Calibri" w:eastAsia="Calibri" w:hAnsi="Calibri" w:cs="Calibri"/>
          <w:noProof/>
        </w:rPr>
        <w:t>(Mansouri et al. 2018)</w:t>
      </w:r>
      <w:r w:rsidR="00C040BF">
        <w:rPr>
          <w:rFonts w:ascii="Calibri" w:eastAsia="Calibri" w:hAnsi="Calibri" w:cs="Calibri"/>
        </w:rPr>
        <w:fldChar w:fldCharType="end"/>
      </w:r>
      <w:r w:rsidR="00BC7845">
        <w:rPr>
          <w:rFonts w:ascii="Calibri" w:eastAsia="Calibri" w:hAnsi="Calibri" w:cs="Calibri"/>
        </w:rPr>
        <w:t xml:space="preserve">) </w:t>
      </w:r>
      <w:r w:rsidRPr="73D40FCD">
        <w:rPr>
          <w:rFonts w:ascii="Calibri" w:eastAsia="Calibri" w:hAnsi="Calibri" w:cs="Calibri"/>
        </w:rPr>
        <w:t xml:space="preserve">but were not provided with the actual </w:t>
      </w:r>
      <w:r w:rsidR="00E162F6" w:rsidRPr="00E162F6">
        <w:rPr>
          <w:rFonts w:ascii="Calibri" w:eastAsia="Calibri" w:hAnsi="Calibri" w:cs="Calibri"/>
          <w:i/>
          <w:iCs/>
        </w:rPr>
        <w:t>in vivo</w:t>
      </w:r>
      <w:r w:rsidRPr="73D40FCD">
        <w:rPr>
          <w:rFonts w:ascii="Calibri" w:eastAsia="Calibri" w:hAnsi="Calibri" w:cs="Calibri"/>
        </w:rPr>
        <w:t xml:space="preserve"> evaluation data.</w:t>
      </w:r>
    </w:p>
    <w:p w14:paraId="33228DE7" w14:textId="2DD6D393" w:rsidR="73D40FCD" w:rsidRDefault="73D40FCD"/>
    <w:p w14:paraId="23D6A248" w14:textId="77777777" w:rsidR="00945C8D" w:rsidRDefault="00945C8D">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24BD764E" w14:textId="69600617" w:rsidR="00AA4D78" w:rsidRDefault="00AA4D78" w:rsidP="00BC60D9">
      <w:pPr>
        <w:pStyle w:val="Heading1"/>
      </w:pPr>
      <w:r>
        <w:lastRenderedPageBreak/>
        <w:t>Methods</w:t>
      </w:r>
    </w:p>
    <w:p w14:paraId="3D38B52C" w14:textId="0B0BE982" w:rsidR="00DA2F7F" w:rsidRDefault="00DE3F4C" w:rsidP="00BC60D9">
      <w:r w:rsidRPr="00D8100D">
        <w:rPr>
          <w:color w:val="2B579A"/>
          <w:shd w:val="clear" w:color="auto" w:fill="E6E6E6"/>
        </w:rPr>
        <w:fldChar w:fldCharType="begin"/>
      </w:r>
      <w:r>
        <w:instrText xml:space="preserve"> REF _Ref79324002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Table </w:t>
      </w:r>
      <w:r w:rsidR="00834090">
        <w:rPr>
          <w:noProof/>
        </w:rPr>
        <w:t>1</w:t>
      </w:r>
      <w:r w:rsidRPr="00D8100D">
        <w:rPr>
          <w:color w:val="2B579A"/>
          <w:shd w:val="clear" w:color="auto" w:fill="E6E6E6"/>
        </w:rPr>
        <w:fldChar w:fldCharType="end"/>
      </w:r>
      <w:r w:rsidR="00B540A5">
        <w:t xml:space="preserve"> summarizes the</w:t>
      </w:r>
      <w:r w:rsidR="00DA2F7F">
        <w:t xml:space="preserve"> </w:t>
      </w:r>
      <w:r w:rsidR="00C5288E">
        <w:t xml:space="preserve">data used </w:t>
      </w:r>
      <w:r w:rsidR="00E658BC">
        <w:t>for evaluation and the statistical approaches used, while</w:t>
      </w:r>
      <w:r w:rsidR="00AB4137">
        <w:t xml:space="preserve"> </w:t>
      </w:r>
      <w:r w:rsidR="00AB4137">
        <w:fldChar w:fldCharType="begin"/>
      </w:r>
      <w:r w:rsidR="00AB4137">
        <w:instrText xml:space="preserve"> REF _Ref79323992 \h </w:instrText>
      </w:r>
      <w:r w:rsidR="00AB4137">
        <w:fldChar w:fldCharType="separate"/>
      </w:r>
      <w:r w:rsidR="00834090">
        <w:t xml:space="preserve">Table </w:t>
      </w:r>
      <w:r w:rsidR="00834090">
        <w:rPr>
          <w:noProof/>
        </w:rPr>
        <w:t>2</w:t>
      </w:r>
      <w:r w:rsidR="00AB4137">
        <w:fldChar w:fldCharType="end"/>
      </w:r>
      <w:r w:rsidR="00AB4137">
        <w:t xml:space="preserve"> describes the human HTTK parameter QSPRS that were evaluated</w:t>
      </w:r>
      <w:r w:rsidR="00DA2F7F">
        <w:t xml:space="preserve">. </w:t>
      </w:r>
      <w:r w:rsidR="005D5679">
        <w:t xml:space="preserve">Evaluation data were </w:t>
      </w:r>
      <w:r w:rsidR="00CE60F0">
        <w:t>screened</w:t>
      </w:r>
      <w:r w:rsidR="005D5679">
        <w:t xml:space="preserve"> for suitability based on their ability to be described </w:t>
      </w:r>
      <w:r w:rsidR="00787AC3">
        <w:t>b</w:t>
      </w:r>
      <w:r w:rsidR="005D5679">
        <w:t xml:space="preserve">y empirical </w:t>
      </w:r>
      <w:r w:rsidR="00787AC3">
        <w:t xml:space="preserve">(that is, compartmental) </w:t>
      </w:r>
      <w:r w:rsidR="005D5679">
        <w:t xml:space="preserve">TK models. </w:t>
      </w:r>
      <w:r w:rsidR="00CE60F0">
        <w:t xml:space="preserve">QSPR evaluation was then conducted at four levels: </w:t>
      </w:r>
      <w:r w:rsidR="00DA2F7F">
        <w:t xml:space="preserve">First (Level 1), QSPR predictions of parameters were compared against </w:t>
      </w:r>
      <w:r w:rsidR="00E162F6" w:rsidRPr="00E162F6">
        <w:rPr>
          <w:i/>
        </w:rPr>
        <w:t>in vitro</w:t>
      </w:r>
      <w:r w:rsidR="00DA2F7F">
        <w:t xml:space="preserve">-measured values for each chemical where data were available. Then (Level 2) the ability of a PBTK model to predict chemical concentration vs. time behavior was evaluated against </w:t>
      </w:r>
      <w:r w:rsidR="00E162F6" w:rsidRPr="00E162F6">
        <w:rPr>
          <w:i/>
        </w:rPr>
        <w:t>in vivo</w:t>
      </w:r>
      <w:r w:rsidR="00DA2F7F">
        <w:t xml:space="preserve"> measurements for the full time-course observed. </w:t>
      </w:r>
      <w:r w:rsidR="00CE60F0">
        <w:t xml:space="preserve">At </w:t>
      </w:r>
      <w:r w:rsidR="00DA2F7F">
        <w:t>(Level 3) the ability of the QSPRs and PBTK model to predict summary statistics (for example C</w:t>
      </w:r>
      <w:r w:rsidR="00F52816" w:rsidRPr="00F52816">
        <w:rPr>
          <w:vertAlign w:val="subscript"/>
        </w:rPr>
        <w:t>max</w:t>
      </w:r>
      <w:r w:rsidR="00DA2F7F">
        <w:t>, AUC, half-life) was evaluated.</w:t>
      </w:r>
      <w:r w:rsidR="00CE60F0">
        <w:t xml:space="preserve"> Finally </w:t>
      </w:r>
      <w:r w:rsidR="00C720C0">
        <w:t xml:space="preserve">(Level 4) the impact of </w:t>
      </w:r>
      <w:r w:rsidR="00327859">
        <w:t>error in</w:t>
      </w:r>
      <w:r w:rsidR="00C720C0">
        <w:t xml:space="preserve"> HTTK</w:t>
      </w:r>
      <w:r w:rsidR="00327859">
        <w:t>-based predictions was e</w:t>
      </w:r>
      <w:r w:rsidR="00C720C0">
        <w:t xml:space="preserve">valuated by systematically substituting HTTK parameter predictions for </w:t>
      </w:r>
      <w:r w:rsidR="00FA178C">
        <w:t xml:space="preserve">parameters </w:t>
      </w:r>
      <w:r w:rsidR="00327859">
        <w:t>optimized to</w:t>
      </w:r>
      <w:r w:rsidR="00FA178C">
        <w:t xml:space="preserve"> the </w:t>
      </w:r>
      <w:r w:rsidR="00FA178C" w:rsidRPr="00327859">
        <w:rPr>
          <w:i/>
          <w:iCs/>
        </w:rPr>
        <w:t>in vivo</w:t>
      </w:r>
      <w:r w:rsidR="00FA178C">
        <w:t xml:space="preserve"> data. </w:t>
      </w:r>
      <w:r w:rsidR="00F22341">
        <w:t xml:space="preserve">All analyses were performed in the free, open-source statistical analysis language R </w:t>
      </w:r>
      <w:r w:rsidR="00EF35D2" w:rsidRPr="00D8100D">
        <w:rPr>
          <w:color w:val="2B579A"/>
          <w:shd w:val="clear" w:color="auto" w:fill="E6E6E6"/>
        </w:rPr>
        <w:fldChar w:fldCharType="begin"/>
      </w:r>
      <w:r w:rsidR="009870A7">
        <w:rPr>
          <w:color w:val="2B579A"/>
          <w:shd w:val="clear" w:color="auto" w:fill="E6E6E6"/>
        </w:rPr>
        <w:instrText xml:space="preserve"> ADDIN EN.CITE &lt;EndNote&gt;&lt;Cite&gt;&lt;Author&gt;R Core Team&lt;/Author&gt;&lt;Year&gt;2021&lt;/Year&gt;&lt;RecNum&gt;136&lt;/RecNum&gt;&lt;DisplayText&gt;(R Core Team 2021)&lt;/DisplayText&gt;&lt;record&gt;&lt;rec-number&gt;136&lt;/rec-number&gt;&lt;foreign-keys&gt;&lt;key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rsidRPr="00D8100D">
        <w:rPr>
          <w:color w:val="2B579A"/>
          <w:shd w:val="clear" w:color="auto" w:fill="E6E6E6"/>
        </w:rPr>
        <w:fldChar w:fldCharType="separate"/>
      </w:r>
      <w:r w:rsidR="009870A7">
        <w:rPr>
          <w:noProof/>
          <w:color w:val="2B579A"/>
          <w:shd w:val="clear" w:color="auto" w:fill="E6E6E6"/>
        </w:rPr>
        <w:t>(R Core Team 2021)</w:t>
      </w:r>
      <w:r w:rsidR="00EF35D2" w:rsidRPr="00D8100D">
        <w:rPr>
          <w:color w:val="2B579A"/>
          <w:shd w:val="clear" w:color="auto" w:fill="E6E6E6"/>
        </w:rPr>
        <w:fldChar w:fldCharType="end"/>
      </w:r>
      <w:r w:rsidR="00F22341">
        <w:t xml:space="preserve"> v4.</w:t>
      </w:r>
      <w:r w:rsidR="00327859">
        <w:t>5</w:t>
      </w:r>
      <w:r w:rsidR="00F22341">
        <w:t>.0</w:t>
      </w:r>
      <w:r w:rsidR="00327859">
        <w:t xml:space="preserve"> (the current developer version)</w:t>
      </w:r>
      <w:r w:rsidR="00F22341">
        <w:t xml:space="preserve">. </w:t>
      </w:r>
      <w:r w:rsidR="002C4C10">
        <w:t xml:space="preserve">Heatmaps were generated using ggplots::heatmap.2 </w:t>
      </w:r>
      <w:r w:rsidR="00477F7B">
        <w:fldChar w:fldCharType="begin"/>
      </w:r>
      <w:r w:rsidR="009870A7">
        <w:instrText xml:space="preserve"> ADDIN EN.CITE &lt;EndNote&gt;&lt;Cite&gt;&lt;Author&gt;Warnes&lt;/Author&gt;&lt;Year&gt;2024&lt;/Year&gt;&lt;RecNum&gt;1407&lt;/RecNum&gt;&lt;DisplayText&gt;(Warnes et al. 2024)&lt;/DisplayText&gt;&lt;record&gt;&lt;rec-number&gt;1407&lt;/rec-number&gt;&lt;foreign-keys&gt;&lt;key app="EN" db-id="5sedwzxv0frxxfep2afv55whvxe0v9vsv290" timestamp="1722624883"&gt;1407&lt;/key&gt;&lt;/foreign-keys&gt;&lt;ref-type name="Manuscript"&gt;36&lt;/ref-type&gt;&lt;contributors&gt;&lt;authors&gt;&lt;author&gt;Warnes, Gregory R&lt;/author&gt;&lt;author&gt;Bolker, Ben&lt;/author&gt;&lt;author&gt;Bonebakker, Lodewijk&lt;/author&gt;&lt;author&gt;Gentleman, Robert&lt;/author&gt;&lt;author&gt;Huber, Wolfgang &lt;/author&gt;&lt;author&gt;Liaw, Andy&lt;/author&gt;&lt;author&gt;Lumley, Thomas&lt;/author&gt;&lt;author&gt;Maechler, Martin&lt;/author&gt;&lt;author&gt;Magnusson, Arni&lt;/author&gt;&lt;author&gt;Moeller, Steffen&lt;/author&gt;&lt;author&gt;Schwartz, Marc&amp;#xD;Venables, Bill&lt;/author&gt;&lt;/authors&gt;&lt;/contributors&gt;&lt;titles&gt;&lt;title&gt;gplots: various R programming tools for plotting data. R package version 3.1.3.1&lt;/title&gt;&lt;secondary-title&gt;Computer software&lt;/secondary-title&gt;&lt;/titles&gt;&lt;periodical&gt;&lt;full-title&gt;Computer software&lt;/full-title&gt;&lt;/periodical&gt;&lt;dates&gt;&lt;year&gt;2024&lt;/year&gt;&lt;/dates&gt;&lt;urls&gt;&lt;related-urls&gt;&lt;url&gt;https://CRAN.R-project.org/package=gplots&lt;/url&gt;&lt;/related-urls&gt;&lt;/urls&gt;&lt;/record&gt;&lt;/Cite&gt;&lt;/EndNote&gt;</w:instrText>
      </w:r>
      <w:r w:rsidR="00477F7B">
        <w:fldChar w:fldCharType="separate"/>
      </w:r>
      <w:r w:rsidR="009870A7">
        <w:rPr>
          <w:noProof/>
        </w:rPr>
        <w:t>(Warnes et al. 2024)</w:t>
      </w:r>
      <w:r w:rsidR="00477F7B">
        <w:fldChar w:fldCharType="end"/>
      </w:r>
      <w:r w:rsidR="008F0535">
        <w:t xml:space="preserve"> </w:t>
      </w:r>
      <w:r w:rsidR="002C4C10">
        <w:t xml:space="preserve">with </w:t>
      </w:r>
      <w:r w:rsidR="008F0535">
        <w:t>data clustered on the basis of Euclidean distance</w:t>
      </w:r>
      <w:r w:rsidR="00D21D31">
        <w:t xml:space="preserve"> via base R function </w:t>
      </w:r>
      <w:r w:rsidR="00756466">
        <w:t>stats::</w:t>
      </w:r>
      <w:r w:rsidR="00D21D31">
        <w:t>dist</w:t>
      </w:r>
      <w:r w:rsidR="00801A05">
        <w:t xml:space="preserve"> </w:t>
      </w:r>
      <w:r w:rsidR="00756466" w:rsidRPr="00D8100D">
        <w:rPr>
          <w:color w:val="2B579A"/>
          <w:shd w:val="clear" w:color="auto" w:fill="E6E6E6"/>
        </w:rPr>
        <w:fldChar w:fldCharType="begin"/>
      </w:r>
      <w:r w:rsidR="009870A7">
        <w:rPr>
          <w:color w:val="2B579A"/>
          <w:shd w:val="clear" w:color="auto" w:fill="E6E6E6"/>
        </w:rPr>
        <w:instrText xml:space="preserve"> ADDIN EN.CITE &lt;EndNote&gt;&lt;Cite&gt;&lt;Author&gt;R Core Team&lt;/Author&gt;&lt;Year&gt;2021&lt;/Year&gt;&lt;RecNum&gt;136&lt;/RecNum&gt;&lt;DisplayText&gt;(R Core Team 2021)&lt;/DisplayText&gt;&lt;record&gt;&lt;rec-number&gt;136&lt;/rec-number&gt;&lt;foreign-keys&gt;&lt;key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756466" w:rsidRPr="00D8100D">
        <w:rPr>
          <w:color w:val="2B579A"/>
          <w:shd w:val="clear" w:color="auto" w:fill="E6E6E6"/>
        </w:rPr>
        <w:fldChar w:fldCharType="separate"/>
      </w:r>
      <w:r w:rsidR="009870A7">
        <w:rPr>
          <w:noProof/>
          <w:color w:val="2B579A"/>
          <w:shd w:val="clear" w:color="auto" w:fill="E6E6E6"/>
        </w:rPr>
        <w:t>(R Core Team 2021)</w:t>
      </w:r>
      <w:r w:rsidR="00756466" w:rsidRPr="00D8100D">
        <w:rPr>
          <w:color w:val="2B579A"/>
          <w:shd w:val="clear" w:color="auto" w:fill="E6E6E6"/>
        </w:rPr>
        <w:fldChar w:fldCharType="end"/>
      </w:r>
      <w:r w:rsidR="00756466">
        <w:t xml:space="preserve"> </w:t>
      </w:r>
      <w:r w:rsidR="008F0535">
        <w:t xml:space="preserve">. </w:t>
      </w:r>
      <w:r w:rsidR="005800E5">
        <w:t>All code is document</w:t>
      </w:r>
      <w:r w:rsidR="005B6857">
        <w:t>ed</w:t>
      </w:r>
      <w:r w:rsidR="005800E5">
        <w:t xml:space="preserve"> using</w:t>
      </w:r>
      <w:r w:rsidR="00645AA6">
        <w:t xml:space="preserve"> RMarkdown </w:t>
      </w:r>
      <w:r w:rsidR="00F96FC3" w:rsidRPr="00D8100D">
        <w:rPr>
          <w:color w:val="2B579A"/>
          <w:shd w:val="clear" w:color="auto" w:fill="E6E6E6"/>
        </w:rPr>
        <w:fldChar w:fldCharType="begin"/>
      </w:r>
      <w:r w:rsidR="009870A7">
        <w:rPr>
          <w:color w:val="2B579A"/>
          <w:shd w:val="clear" w:color="auto" w:fill="E6E6E6"/>
        </w:rPr>
        <w:instrText xml:space="preserve"> ADDIN EN.CITE &lt;EndNote&gt;&lt;Cite&gt;&lt;Author&gt;Baumer&lt;/Author&gt;&lt;Year&gt;2015&lt;/Year&gt;&lt;RecNum&gt;956&lt;/RecNum&gt;&lt;DisplayText&gt;(Baumer and Udwin 2015)&lt;/DisplayText&gt;&lt;record&gt;&lt;rec-number&gt;956&lt;/rec-number&gt;&lt;foreign-keys&gt;&lt;key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rsidRPr="00D8100D">
        <w:rPr>
          <w:color w:val="2B579A"/>
          <w:shd w:val="clear" w:color="auto" w:fill="E6E6E6"/>
        </w:rPr>
        <w:fldChar w:fldCharType="separate"/>
      </w:r>
      <w:r w:rsidR="009870A7">
        <w:rPr>
          <w:noProof/>
          <w:color w:val="2B579A"/>
          <w:shd w:val="clear" w:color="auto" w:fill="E6E6E6"/>
        </w:rPr>
        <w:t>(Baumer and Udwin 2015)</w:t>
      </w:r>
      <w:r w:rsidR="00F96FC3" w:rsidRPr="00D8100D">
        <w:rPr>
          <w:color w:val="2B579A"/>
          <w:shd w:val="clear" w:color="auto" w:fill="E6E6E6"/>
        </w:rPr>
        <w:fldChar w:fldCharType="end"/>
      </w:r>
      <w:r w:rsidR="00645AA6">
        <w:t xml:space="preserve"> </w:t>
      </w:r>
      <w:r w:rsidR="005800E5">
        <w:t xml:space="preserve">and available </w:t>
      </w:r>
      <w:r w:rsidR="00645AA6">
        <w:t>as supplemental material</w:t>
      </w:r>
      <w:r w:rsidR="00BE1670">
        <w:t xml:space="preserve"> at </w:t>
      </w:r>
      <w:commentRangeStart w:id="14"/>
      <w:commentRangeStart w:id="15"/>
      <w:commentRangeStart w:id="16"/>
      <w:r w:rsidR="00DA2F7F">
        <w:fldChar w:fldCharType="begin"/>
      </w:r>
      <w:r w:rsidR="00DA2F7F">
        <w:instrText>HYPERLINK "https://github.com/USEPA/CompTox-ExpoCast-HTTKQSPRs"</w:instrText>
      </w:r>
      <w:r w:rsidR="00DA2F7F">
        <w:fldChar w:fldCharType="separate"/>
      </w:r>
      <w:r w:rsidR="002E3B65">
        <w:rPr>
          <w:rStyle w:val="Hyperlink"/>
        </w:rPr>
        <w:t>https://github.com/USEPA/CompTox-ExpoCast-HTTKQSPRs</w:t>
      </w:r>
      <w:r w:rsidR="00DA2F7F">
        <w:rPr>
          <w:rStyle w:val="Hyperlink"/>
        </w:rPr>
        <w:fldChar w:fldCharType="end"/>
      </w:r>
      <w:commentRangeEnd w:id="14"/>
      <w:r w:rsidR="00E2126E">
        <w:rPr>
          <w:rStyle w:val="CommentReference"/>
        </w:rPr>
        <w:commentReference w:id="14"/>
      </w:r>
      <w:commentRangeEnd w:id="15"/>
      <w:r w:rsidR="00B075B7">
        <w:rPr>
          <w:rStyle w:val="CommentReference"/>
        </w:rPr>
        <w:commentReference w:id="15"/>
      </w:r>
      <w:commentRangeEnd w:id="16"/>
      <w:r w:rsidR="002D15FD">
        <w:rPr>
          <w:rStyle w:val="CommentReference"/>
        </w:rPr>
        <w:commentReference w:id="16"/>
      </w:r>
      <w:r w:rsidR="00645AA6">
        <w:t>.</w:t>
      </w:r>
    </w:p>
    <w:p w14:paraId="3BA9C645" w14:textId="77777777" w:rsidR="00645AA6" w:rsidRDefault="00645AA6" w:rsidP="00BC60D9"/>
    <w:p w14:paraId="726FFFBC" w14:textId="77777777" w:rsidR="00E658BC" w:rsidRDefault="00E658BC">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39A62BE6" w14:textId="41ECCCD2" w:rsidR="003979B4" w:rsidRDefault="003B53AF" w:rsidP="003B53AF">
      <w:pPr>
        <w:pStyle w:val="Heading2"/>
      </w:pPr>
      <w:r>
        <w:lastRenderedPageBreak/>
        <w:t>Evaluation Data</w:t>
      </w:r>
      <w:r w:rsidR="000A34DF">
        <w:t xml:space="preserve"> and Analysis</w:t>
      </w:r>
    </w:p>
    <w:p w14:paraId="597AB6C6" w14:textId="2C5BA784" w:rsidR="00E658BC" w:rsidRDefault="00E658BC" w:rsidP="00E658BC">
      <w:pPr>
        <w:pStyle w:val="Caption"/>
      </w:pPr>
      <w:bookmarkStart w:id="17" w:name="_Ref79324002"/>
      <w:r>
        <w:t xml:space="preserve">Table </w:t>
      </w:r>
      <w:r>
        <w:fldChar w:fldCharType="begin"/>
      </w:r>
      <w:r>
        <w:instrText xml:space="preserve"> SEQ Table \* ARABIC </w:instrText>
      </w:r>
      <w:r>
        <w:fldChar w:fldCharType="separate"/>
      </w:r>
      <w:r w:rsidR="00834090">
        <w:rPr>
          <w:noProof/>
        </w:rPr>
        <w:t>1</w:t>
      </w:r>
      <w:r>
        <w:rPr>
          <w:noProof/>
        </w:rPr>
        <w:fldChar w:fldCharType="end"/>
      </w:r>
      <w:bookmarkEnd w:id="17"/>
      <w:r>
        <w:t xml:space="preserve"> Chemical Counts and Evaluations</w:t>
      </w:r>
    </w:p>
    <w:tbl>
      <w:tblPr>
        <w:tblW w:w="9514" w:type="dxa"/>
        <w:tblCellMar>
          <w:top w:w="72" w:type="dxa"/>
          <w:left w:w="72" w:type="dxa"/>
          <w:bottom w:w="72" w:type="dxa"/>
          <w:right w:w="72" w:type="dxa"/>
        </w:tblCellMar>
        <w:tblLook w:val="04A0" w:firstRow="1" w:lastRow="0" w:firstColumn="1" w:lastColumn="0" w:noHBand="0" w:noVBand="1"/>
      </w:tblPr>
      <w:tblGrid>
        <w:gridCol w:w="1597"/>
        <w:gridCol w:w="4153"/>
        <w:gridCol w:w="1489"/>
        <w:gridCol w:w="1150"/>
        <w:gridCol w:w="1125"/>
      </w:tblGrid>
      <w:tr w:rsidR="009870A7" w:rsidRPr="00FA0300" w14:paraId="6E59223A" w14:textId="77777777" w:rsidTr="00AF7786">
        <w:trPr>
          <w:trHeight w:val="188"/>
        </w:trPr>
        <w:tc>
          <w:tcPr>
            <w:tcW w:w="15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3C2AA36" w14:textId="77777777" w:rsidR="00E658BC" w:rsidRPr="009870A7" w:rsidRDefault="00E658BC" w:rsidP="00F52816">
            <w:pPr>
              <w:spacing w:line="240" w:lineRule="auto"/>
              <w:jc w:val="left"/>
              <w:rPr>
                <w:sz w:val="18"/>
                <w:szCs w:val="18"/>
              </w:rPr>
            </w:pPr>
            <w:r w:rsidRPr="009870A7">
              <w:rPr>
                <w:sz w:val="18"/>
                <w:szCs w:val="18"/>
              </w:rPr>
              <w:t>Step</w:t>
            </w:r>
          </w:p>
        </w:tc>
        <w:tc>
          <w:tcPr>
            <w:tcW w:w="415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E08C31D" w14:textId="77777777" w:rsidR="00E658BC" w:rsidRPr="009870A7" w:rsidRDefault="00E658BC" w:rsidP="00F52816">
            <w:pPr>
              <w:spacing w:line="240" w:lineRule="auto"/>
              <w:jc w:val="left"/>
              <w:rPr>
                <w:sz w:val="18"/>
                <w:szCs w:val="18"/>
              </w:rPr>
            </w:pPr>
            <w:r w:rsidRPr="009870A7">
              <w:rPr>
                <w:sz w:val="18"/>
                <w:szCs w:val="18"/>
              </w:rPr>
              <w:t>Description</w:t>
            </w:r>
          </w:p>
        </w:tc>
        <w:tc>
          <w:tcPr>
            <w:tcW w:w="148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1322625" w14:textId="77777777" w:rsidR="00E658BC" w:rsidRPr="009870A7" w:rsidRDefault="00E658BC" w:rsidP="00F52816">
            <w:pPr>
              <w:spacing w:line="240" w:lineRule="auto"/>
              <w:jc w:val="left"/>
              <w:rPr>
                <w:sz w:val="18"/>
                <w:szCs w:val="18"/>
              </w:rPr>
            </w:pPr>
            <w:r w:rsidRPr="009870A7">
              <w:rPr>
                <w:sz w:val="18"/>
                <w:szCs w:val="18"/>
              </w:rPr>
              <w:t>Chemicals for Evaluation</w:t>
            </w:r>
          </w:p>
        </w:tc>
        <w:tc>
          <w:tcPr>
            <w:tcW w:w="1150" w:type="dxa"/>
            <w:tcBorders>
              <w:top w:val="single" w:sz="8" w:space="0" w:color="FFFFFF"/>
              <w:left w:val="single" w:sz="8" w:space="0" w:color="FFFFFF"/>
              <w:bottom w:val="single" w:sz="24" w:space="0" w:color="FFFFFF"/>
              <w:right w:val="single" w:sz="8" w:space="0" w:color="FFFFFF"/>
            </w:tcBorders>
            <w:shd w:val="clear" w:color="auto" w:fill="4472C4"/>
          </w:tcPr>
          <w:p w14:paraId="5BEE47F6" w14:textId="77777777" w:rsidR="00E658BC" w:rsidRPr="009870A7" w:rsidRDefault="00E658BC" w:rsidP="00F52816">
            <w:pPr>
              <w:spacing w:line="240" w:lineRule="auto"/>
              <w:jc w:val="left"/>
              <w:rPr>
                <w:sz w:val="18"/>
                <w:szCs w:val="18"/>
              </w:rPr>
            </w:pPr>
            <w:r w:rsidRPr="009870A7">
              <w:rPr>
                <w:sz w:val="18"/>
                <w:szCs w:val="18"/>
              </w:rPr>
              <w:t>QSPR Models Evaluated</w:t>
            </w:r>
          </w:p>
        </w:tc>
        <w:tc>
          <w:tcPr>
            <w:tcW w:w="1125" w:type="dxa"/>
            <w:tcBorders>
              <w:top w:val="single" w:sz="8" w:space="0" w:color="FFFFFF"/>
              <w:left w:val="single" w:sz="8" w:space="0" w:color="FFFFFF"/>
              <w:bottom w:val="single" w:sz="24" w:space="0" w:color="FFFFFF"/>
              <w:right w:val="single" w:sz="8" w:space="0" w:color="FFFFFF"/>
            </w:tcBorders>
            <w:shd w:val="clear" w:color="auto" w:fill="4472C4"/>
          </w:tcPr>
          <w:p w14:paraId="5F4B7F22" w14:textId="77777777" w:rsidR="00E658BC" w:rsidRPr="009870A7" w:rsidRDefault="00E658BC" w:rsidP="00F52816">
            <w:pPr>
              <w:spacing w:line="240" w:lineRule="auto"/>
              <w:jc w:val="left"/>
              <w:rPr>
                <w:sz w:val="18"/>
                <w:szCs w:val="18"/>
              </w:rPr>
            </w:pPr>
            <w:r w:rsidRPr="009870A7">
              <w:rPr>
                <w:sz w:val="18"/>
                <w:szCs w:val="18"/>
              </w:rPr>
              <w:t>Reference</w:t>
            </w:r>
          </w:p>
        </w:tc>
      </w:tr>
      <w:tr w:rsidR="009870A7" w:rsidRPr="00FA0300" w14:paraId="7BE03EFF"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6C82F3F8" w14:textId="77777777" w:rsidR="00E658BC" w:rsidRPr="009870A7" w:rsidRDefault="00E658BC" w:rsidP="00F52816">
            <w:pPr>
              <w:spacing w:line="240" w:lineRule="auto"/>
              <w:jc w:val="left"/>
              <w:rPr>
                <w:sz w:val="18"/>
                <w:szCs w:val="18"/>
              </w:rPr>
            </w:pPr>
            <w:r w:rsidRPr="009870A7">
              <w:rPr>
                <w:sz w:val="18"/>
                <w:szCs w:val="18"/>
              </w:rPr>
              <w:t>Initial Chemical List</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6D65652" w14:textId="77777777" w:rsidR="00E658BC" w:rsidRPr="009870A7" w:rsidRDefault="00E658BC" w:rsidP="00F52816">
            <w:pPr>
              <w:spacing w:line="240" w:lineRule="auto"/>
              <w:jc w:val="left"/>
              <w:rPr>
                <w:sz w:val="18"/>
                <w:szCs w:val="18"/>
              </w:rPr>
            </w:pPr>
            <w:r w:rsidRPr="009870A7">
              <w:rPr>
                <w:sz w:val="18"/>
                <w:szCs w:val="18"/>
              </w:rPr>
              <w:t>Chemicals with Cvt data following oral and/or intravenous dosing. Modelers were provided with chemical identity and physico-chemical properties.</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7BA70EB" w14:textId="77777777" w:rsidR="00E658BC" w:rsidRPr="009870A7" w:rsidRDefault="00E658BC" w:rsidP="00F52816">
            <w:pPr>
              <w:spacing w:line="240" w:lineRule="auto"/>
              <w:jc w:val="left"/>
              <w:rPr>
                <w:sz w:val="18"/>
                <w:szCs w:val="18"/>
              </w:rPr>
            </w:pPr>
            <w:r w:rsidRPr="009870A7">
              <w:rPr>
                <w:sz w:val="18"/>
                <w:szCs w:val="18"/>
              </w:rPr>
              <w:t>101</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668A94DA"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6D7D52D9" w14:textId="75620F9E"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2C4D8959"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64DDB9B1" w14:textId="77777777" w:rsidR="00E658BC" w:rsidRPr="009870A7" w:rsidRDefault="00E658BC" w:rsidP="00F52816">
            <w:pPr>
              <w:spacing w:line="240" w:lineRule="auto"/>
              <w:jc w:val="left"/>
              <w:rPr>
                <w:sz w:val="18"/>
                <w:szCs w:val="18"/>
              </w:rPr>
            </w:pPr>
            <w:r w:rsidRPr="009870A7">
              <w:rPr>
                <w:sz w:val="18"/>
                <w:szCs w:val="18"/>
              </w:rPr>
              <w:t>Pre-Screen for Empirical TK Model Parameter Estimation</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9299B49" w14:textId="77777777" w:rsidR="00E658BC" w:rsidRPr="009870A7" w:rsidRDefault="00E658BC" w:rsidP="00F52816">
            <w:pPr>
              <w:spacing w:line="240" w:lineRule="auto"/>
              <w:jc w:val="left"/>
              <w:rPr>
                <w:sz w:val="18"/>
                <w:szCs w:val="18"/>
              </w:rPr>
            </w:pPr>
            <w:r w:rsidRPr="009870A7">
              <w:rPr>
                <w:sz w:val="18"/>
                <w:szCs w:val="18"/>
              </w:rPr>
              <w:t>Chemical data sets were eliminated for having too few points above the limit of detection</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C370D25" w14:textId="77777777" w:rsidR="00E658BC" w:rsidRPr="009870A7" w:rsidRDefault="00E658BC" w:rsidP="00F52816">
            <w:pPr>
              <w:spacing w:line="240" w:lineRule="auto"/>
              <w:jc w:val="left"/>
              <w:rPr>
                <w:sz w:val="18"/>
                <w:szCs w:val="18"/>
              </w:rPr>
            </w:pPr>
            <w:r w:rsidRPr="009870A7">
              <w:rPr>
                <w:sz w:val="18"/>
                <w:szCs w:val="18"/>
              </w:rPr>
              <w:t>95</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2700252D"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4B9EF5EE" w14:textId="4F38839A"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DC346E">
              <w:rPr>
                <w:color w:val="2B579A"/>
                <w:sz w:val="18"/>
                <w:szCs w:val="18"/>
                <w:shd w:val="clear" w:color="auto" w:fill="E6E6E6"/>
              </w:rPr>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Pr="009870A7">
              <w:rPr>
                <w:color w:val="2B579A"/>
                <w:sz w:val="18"/>
                <w:szCs w:val="18"/>
                <w:shd w:val="clear" w:color="auto" w:fill="E6E6E6"/>
              </w:rPr>
              <w:fldChar w:fldCharType="separate"/>
            </w:r>
            <w:r w:rsidR="00DC346E">
              <w:rPr>
                <w:noProof/>
                <w:color w:val="2B579A"/>
                <w:sz w:val="18"/>
                <w:szCs w:val="18"/>
                <w:shd w:val="clear" w:color="auto" w:fill="E6E6E6"/>
              </w:rPr>
              <w:t>(Padilla Mercado et al. 2024)</w:t>
            </w:r>
            <w:r w:rsidRPr="009870A7">
              <w:rPr>
                <w:color w:val="2B579A"/>
                <w:sz w:val="18"/>
                <w:szCs w:val="18"/>
                <w:shd w:val="clear" w:color="auto" w:fill="E6E6E6"/>
              </w:rPr>
              <w:fldChar w:fldCharType="end"/>
            </w:r>
          </w:p>
        </w:tc>
      </w:tr>
      <w:tr w:rsidR="009870A7" w:rsidRPr="00FA0300" w14:paraId="0F1804FB"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359AE5A9" w14:textId="77777777" w:rsidR="00E658BC" w:rsidRPr="009870A7" w:rsidRDefault="00E658BC" w:rsidP="00F52816">
            <w:pPr>
              <w:spacing w:line="240" w:lineRule="auto"/>
              <w:jc w:val="left"/>
              <w:rPr>
                <w:sz w:val="18"/>
                <w:szCs w:val="18"/>
              </w:rPr>
            </w:pPr>
            <w:r w:rsidRPr="009870A7">
              <w:rPr>
                <w:sz w:val="18"/>
                <w:szCs w:val="18"/>
              </w:rPr>
              <w:t>Data Filtering Based on Empirical Parameter Estimations</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269656E" w14:textId="77777777" w:rsidR="00E658BC" w:rsidRPr="009870A7" w:rsidRDefault="00E658BC" w:rsidP="00F52816">
            <w:pPr>
              <w:spacing w:line="240" w:lineRule="auto"/>
              <w:jc w:val="left"/>
              <w:rPr>
                <w:sz w:val="18"/>
                <w:szCs w:val="18"/>
              </w:rPr>
            </w:pPr>
            <w:r w:rsidRPr="009870A7">
              <w:rPr>
                <w:sz w:val="18"/>
                <w:szCs w:val="18"/>
              </w:rPr>
              <w:t>Chemicals that could not be described with a one- or two-compartment empirical PK model were withheld from further analysis.</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064E90D" w14:textId="77777777" w:rsidR="00E658BC" w:rsidRPr="009870A7" w:rsidRDefault="00E658BC" w:rsidP="00F52816">
            <w:pPr>
              <w:spacing w:line="240" w:lineRule="auto"/>
              <w:jc w:val="left"/>
              <w:rPr>
                <w:sz w:val="18"/>
                <w:szCs w:val="18"/>
              </w:rPr>
            </w:pPr>
            <w:r w:rsidRPr="009870A7">
              <w:rPr>
                <w:sz w:val="18"/>
                <w:szCs w:val="18"/>
              </w:rPr>
              <w:t>92 with good empirical model fits</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6A4D8B7C"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3BED0650" w14:textId="3AA765B0"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DC346E">
              <w:rPr>
                <w:color w:val="2B579A"/>
                <w:sz w:val="18"/>
                <w:szCs w:val="18"/>
                <w:shd w:val="clear" w:color="auto" w:fill="E6E6E6"/>
              </w:rPr>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Pr="009870A7">
              <w:rPr>
                <w:color w:val="2B579A"/>
                <w:sz w:val="18"/>
                <w:szCs w:val="18"/>
                <w:shd w:val="clear" w:color="auto" w:fill="E6E6E6"/>
              </w:rPr>
              <w:fldChar w:fldCharType="separate"/>
            </w:r>
            <w:r w:rsidR="00DC346E">
              <w:rPr>
                <w:noProof/>
                <w:color w:val="2B579A"/>
                <w:sz w:val="18"/>
                <w:szCs w:val="18"/>
                <w:shd w:val="clear" w:color="auto" w:fill="E6E6E6"/>
              </w:rPr>
              <w:t>(Padilla Mercado et al. 2024)</w:t>
            </w:r>
            <w:r w:rsidRPr="009870A7">
              <w:rPr>
                <w:color w:val="2B579A"/>
                <w:sz w:val="18"/>
                <w:szCs w:val="18"/>
                <w:shd w:val="clear" w:color="auto" w:fill="E6E6E6"/>
              </w:rPr>
              <w:fldChar w:fldCharType="end"/>
            </w:r>
          </w:p>
        </w:tc>
      </w:tr>
      <w:tr w:rsidR="009870A7" w:rsidRPr="00FA0300" w14:paraId="75F4A77F"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783C376" w14:textId="77777777" w:rsidR="00E658BC" w:rsidRPr="009870A7" w:rsidRDefault="00E658BC" w:rsidP="00F52816">
            <w:pPr>
              <w:spacing w:line="240" w:lineRule="auto"/>
              <w:jc w:val="left"/>
              <w:rPr>
                <w:sz w:val="18"/>
                <w:szCs w:val="18"/>
              </w:rPr>
            </w:pPr>
            <w:r w:rsidRPr="009870A7">
              <w:rPr>
                <w:sz w:val="18"/>
                <w:szCs w:val="18"/>
              </w:rPr>
              <w:t xml:space="preserve">Level 1 </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EE5B24" w14:textId="338B3CDE" w:rsidR="00E658BC" w:rsidRPr="009870A7" w:rsidRDefault="00F52816" w:rsidP="00F52816">
            <w:pPr>
              <w:spacing w:line="240" w:lineRule="auto"/>
              <w:jc w:val="left"/>
              <w:rPr>
                <w:sz w:val="18"/>
                <w:szCs w:val="18"/>
              </w:rPr>
            </w:pPr>
            <w:r w:rsidRPr="009870A7">
              <w:rPr>
                <w:sz w:val="18"/>
                <w:szCs w:val="18"/>
              </w:rPr>
              <w:t xml:space="preserve">Direct evaluation of HTTK QSPR predictions using </w:t>
            </w:r>
            <w:r w:rsidR="00E658BC" w:rsidRPr="009870A7">
              <w:rPr>
                <w:i/>
                <w:iCs/>
                <w:sz w:val="18"/>
                <w:szCs w:val="18"/>
              </w:rPr>
              <w:t xml:space="preserve">in vitro </w:t>
            </w:r>
            <w:r w:rsidR="00E658BC" w:rsidRPr="009870A7">
              <w:rPr>
                <w:sz w:val="18"/>
                <w:szCs w:val="18"/>
              </w:rPr>
              <w:t>TK Measurements (f</w:t>
            </w:r>
            <w:r w:rsidR="00E658BC" w:rsidRPr="009870A7">
              <w:rPr>
                <w:sz w:val="18"/>
                <w:szCs w:val="18"/>
                <w:vertAlign w:val="subscript"/>
              </w:rPr>
              <w:t>up</w:t>
            </w:r>
            <w:r w:rsidR="00E658BC" w:rsidRPr="009870A7">
              <w:rPr>
                <w:sz w:val="18"/>
                <w:szCs w:val="18"/>
              </w:rPr>
              <w:t>, Cl</w:t>
            </w:r>
            <w:r w:rsidR="00E658BC" w:rsidRPr="009870A7">
              <w:rPr>
                <w:sz w:val="18"/>
                <w:szCs w:val="18"/>
                <w:vertAlign w:val="subscript"/>
              </w:rPr>
              <w:t>int</w:t>
            </w:r>
            <w:r w:rsidR="00E658BC" w:rsidRPr="009870A7">
              <w:rPr>
                <w:sz w:val="18"/>
                <w:szCs w:val="18"/>
              </w:rPr>
              <w:t xml:space="preserve">) </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2B1C51" w14:textId="77777777" w:rsidR="00E658BC" w:rsidRPr="009870A7" w:rsidRDefault="00E658BC" w:rsidP="00F52816">
            <w:pPr>
              <w:spacing w:line="240" w:lineRule="auto"/>
              <w:jc w:val="left"/>
              <w:rPr>
                <w:sz w:val="18"/>
                <w:szCs w:val="18"/>
              </w:rPr>
            </w:pPr>
            <w:commentRangeStart w:id="18"/>
            <w:r w:rsidRPr="009870A7">
              <w:rPr>
                <w:sz w:val="18"/>
                <w:szCs w:val="18"/>
              </w:rPr>
              <w:t>64</w:t>
            </w:r>
            <w:commentRangeEnd w:id="18"/>
            <w:r w:rsidRPr="009870A7">
              <w:rPr>
                <w:rStyle w:val="CommentReference"/>
                <w:sz w:val="18"/>
                <w:szCs w:val="18"/>
              </w:rPr>
              <w:commentReference w:id="18"/>
            </w:r>
            <w:r w:rsidRPr="009870A7">
              <w:rPr>
                <w:sz w:val="18"/>
                <w:szCs w:val="18"/>
              </w:rPr>
              <w:t xml:space="preserve"> with Measured </w:t>
            </w:r>
            <w:r w:rsidRPr="009870A7">
              <w:rPr>
                <w:i/>
                <w:sz w:val="18"/>
                <w:szCs w:val="18"/>
              </w:rPr>
              <w:t>In vitro</w:t>
            </w:r>
            <w:r w:rsidRPr="009870A7">
              <w:rPr>
                <w:sz w:val="18"/>
                <w:szCs w:val="18"/>
              </w:rPr>
              <w:t xml:space="preserve"> Data</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5BEA17A8" w14:textId="77777777" w:rsidR="00E658BC" w:rsidRPr="009870A7" w:rsidRDefault="00E658BC" w:rsidP="00F52816">
            <w:pPr>
              <w:spacing w:line="240" w:lineRule="auto"/>
              <w:jc w:val="left"/>
              <w:rPr>
                <w:sz w:val="18"/>
                <w:szCs w:val="18"/>
              </w:rPr>
            </w:pPr>
            <w:r w:rsidRPr="009870A7">
              <w:rPr>
                <w:sz w:val="18"/>
                <w:szCs w:val="18"/>
              </w:rPr>
              <w:t>4 (f</w:t>
            </w:r>
            <w:r w:rsidRPr="009870A7">
              <w:rPr>
                <w:sz w:val="18"/>
                <w:szCs w:val="18"/>
                <w:vertAlign w:val="subscript"/>
              </w:rPr>
              <w:t>up</w:t>
            </w:r>
            <w:r w:rsidRPr="009870A7">
              <w:rPr>
                <w:sz w:val="18"/>
                <w:szCs w:val="18"/>
              </w:rPr>
              <w:t xml:space="preserve">), </w:t>
            </w:r>
            <w:r w:rsidRPr="009870A7">
              <w:rPr>
                <w:sz w:val="18"/>
                <w:szCs w:val="18"/>
              </w:rPr>
              <w:br/>
              <w:t>5 (Cl</w:t>
            </w:r>
            <w:r w:rsidRPr="009870A7">
              <w:rPr>
                <w:sz w:val="18"/>
                <w:szCs w:val="18"/>
                <w:vertAlign w:val="subscript"/>
              </w:rPr>
              <w:t>int</w:t>
            </w:r>
            <w:r w:rsidRPr="009870A7">
              <w:rPr>
                <w:sz w:val="18"/>
                <w:szCs w:val="18"/>
              </w:rPr>
              <w:t>)</w:t>
            </w: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3E9A65C4" w14:textId="456E7FBE" w:rsidR="00E658BC" w:rsidRPr="009870A7" w:rsidRDefault="00E658BC" w:rsidP="00F52816">
            <w:pPr>
              <w:spacing w:line="240" w:lineRule="auto"/>
              <w:jc w:val="left"/>
              <w:rPr>
                <w:noProof/>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(Pearce et al. 2017b)</w:t>
            </w:r>
            <w:r w:rsidRPr="009870A7">
              <w:rPr>
                <w:color w:val="2B579A"/>
                <w:sz w:val="18"/>
                <w:szCs w:val="18"/>
                <w:shd w:val="clear" w:color="auto" w:fill="E6E6E6"/>
              </w:rPr>
              <w:fldChar w:fldCharType="end"/>
            </w:r>
          </w:p>
          <w:p w14:paraId="443EF2F5" w14:textId="77777777" w:rsidR="00E658BC" w:rsidRPr="009870A7" w:rsidRDefault="00E658BC" w:rsidP="00F52816">
            <w:pPr>
              <w:spacing w:line="240" w:lineRule="auto"/>
              <w:jc w:val="left"/>
              <w:rPr>
                <w:noProof/>
                <w:sz w:val="18"/>
                <w:szCs w:val="18"/>
              </w:rPr>
            </w:pPr>
          </w:p>
          <w:p w14:paraId="3DFB8A47" w14:textId="77777777" w:rsidR="00E658BC" w:rsidRPr="009870A7" w:rsidRDefault="00E658BC" w:rsidP="00F52816">
            <w:pPr>
              <w:spacing w:line="240" w:lineRule="auto"/>
              <w:jc w:val="left"/>
              <w:rPr>
                <w:sz w:val="18"/>
                <w:szCs w:val="18"/>
              </w:rPr>
            </w:pPr>
          </w:p>
        </w:tc>
      </w:tr>
      <w:tr w:rsidR="009870A7" w:rsidRPr="00FA0300" w14:paraId="59187387"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5CAADF2" w14:textId="77777777" w:rsidR="00E658BC" w:rsidRPr="009870A7" w:rsidRDefault="00E658BC" w:rsidP="00F52816">
            <w:pPr>
              <w:spacing w:line="240" w:lineRule="auto"/>
              <w:jc w:val="left"/>
              <w:rPr>
                <w:sz w:val="18"/>
                <w:szCs w:val="18"/>
              </w:rPr>
            </w:pPr>
            <w:r w:rsidRPr="009870A7">
              <w:rPr>
                <w:sz w:val="18"/>
                <w:szCs w:val="18"/>
              </w:rPr>
              <w:t>Level 2</w:t>
            </w:r>
          </w:p>
        </w:tc>
        <w:tc>
          <w:tcPr>
            <w:tcW w:w="41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580AEED" w14:textId="20D56CE5" w:rsidR="00E658BC" w:rsidRPr="009870A7" w:rsidRDefault="00F52816" w:rsidP="00F52816">
            <w:pPr>
              <w:spacing w:line="240" w:lineRule="auto"/>
              <w:jc w:val="left"/>
              <w:rPr>
                <w:sz w:val="18"/>
                <w:szCs w:val="18"/>
              </w:rPr>
            </w:pPr>
            <w:r w:rsidRPr="009870A7">
              <w:rPr>
                <w:sz w:val="18"/>
                <w:szCs w:val="18"/>
              </w:rPr>
              <w:t xml:space="preserve">Evaluation of prediction for full TK time course using </w:t>
            </w:r>
            <w:r w:rsidR="00E658BC" w:rsidRPr="009870A7">
              <w:rPr>
                <w:sz w:val="18"/>
                <w:szCs w:val="18"/>
              </w:rPr>
              <w:t xml:space="preserve">HT-PBTK </w:t>
            </w:r>
            <w:r w:rsidRPr="009870A7">
              <w:rPr>
                <w:sz w:val="18"/>
                <w:szCs w:val="18"/>
              </w:rPr>
              <w:t xml:space="preserve">with </w:t>
            </w:r>
            <w:r w:rsidR="00E658BC" w:rsidRPr="009870A7">
              <w:rPr>
                <w:sz w:val="18"/>
                <w:szCs w:val="18"/>
              </w:rPr>
              <w:t>HTTK QSPR (all</w:t>
            </w:r>
            <w:r w:rsidRPr="009870A7">
              <w:rPr>
                <w:sz w:val="18"/>
                <w:szCs w:val="18"/>
              </w:rPr>
              <w:t xml:space="preserve"> time</w:t>
            </w:r>
            <w:r w:rsidR="00E658BC" w:rsidRPr="009870A7">
              <w:rPr>
                <w:sz w:val="18"/>
                <w:szCs w:val="18"/>
              </w:rPr>
              <w:t xml:space="preserve"> points)</w:t>
            </w:r>
          </w:p>
        </w:tc>
        <w:tc>
          <w:tcPr>
            <w:tcW w:w="148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4C38F97" w14:textId="62E9E8BD" w:rsidR="00E658BC" w:rsidRPr="009870A7" w:rsidRDefault="00F52816" w:rsidP="00F52816">
            <w:pPr>
              <w:spacing w:line="240" w:lineRule="auto"/>
              <w:jc w:val="left"/>
              <w:rPr>
                <w:sz w:val="18"/>
                <w:szCs w:val="18"/>
              </w:rPr>
            </w:pPr>
            <w:r w:rsidRPr="009870A7">
              <w:rPr>
                <w:sz w:val="18"/>
                <w:szCs w:val="18"/>
              </w:rPr>
              <w:t>17-88 depending on chemicals compared and number of available predictions</w:t>
            </w:r>
          </w:p>
        </w:tc>
        <w:tc>
          <w:tcPr>
            <w:tcW w:w="1150" w:type="dxa"/>
            <w:tcBorders>
              <w:top w:val="single" w:sz="8" w:space="0" w:color="FFFFFF"/>
              <w:left w:val="single" w:sz="8" w:space="0" w:color="FFFFFF"/>
              <w:bottom w:val="single" w:sz="8" w:space="0" w:color="FFFFFF"/>
              <w:right w:val="single" w:sz="8" w:space="0" w:color="FFFFFF"/>
            </w:tcBorders>
            <w:shd w:val="clear" w:color="auto" w:fill="E9EBF5"/>
          </w:tcPr>
          <w:p w14:paraId="0D68775D" w14:textId="77777777" w:rsidR="00E658BC" w:rsidRPr="009870A7" w:rsidRDefault="00E658BC" w:rsidP="00F52816">
            <w:pPr>
              <w:spacing w:line="240" w:lineRule="auto"/>
              <w:jc w:val="left"/>
              <w:rPr>
                <w:sz w:val="18"/>
                <w:szCs w:val="18"/>
              </w:rPr>
            </w:pPr>
            <w:r w:rsidRPr="009870A7">
              <w:rPr>
                <w:sz w:val="18"/>
                <w:szCs w:val="18"/>
              </w:rPr>
              <w:t>5 + 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E9EBF5"/>
          </w:tcPr>
          <w:p w14:paraId="7BB7E6A6" w14:textId="24946C98" w:rsidR="00E658BC" w:rsidRPr="009870A7" w:rsidRDefault="00E658BC" w:rsidP="00F52816">
            <w:pPr>
              <w:spacing w:line="240" w:lineRule="auto"/>
              <w:jc w:val="left"/>
              <w:rPr>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614F1E3A"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A14DA63" w14:textId="77777777" w:rsidR="00E658BC" w:rsidRPr="009870A7" w:rsidRDefault="00E658BC" w:rsidP="00F52816">
            <w:pPr>
              <w:spacing w:line="240" w:lineRule="auto"/>
              <w:jc w:val="left"/>
              <w:rPr>
                <w:sz w:val="18"/>
                <w:szCs w:val="18"/>
              </w:rPr>
            </w:pPr>
            <w:r w:rsidRPr="009870A7">
              <w:rPr>
                <w:sz w:val="18"/>
                <w:szCs w:val="18"/>
              </w:rPr>
              <w:t>Level 3</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D0AC15D" w14:textId="3AD38DF5" w:rsidR="00E658BC" w:rsidRPr="009870A7" w:rsidRDefault="00F52816" w:rsidP="00F52816">
            <w:pPr>
              <w:spacing w:line="240" w:lineRule="auto"/>
              <w:jc w:val="left"/>
              <w:rPr>
                <w:sz w:val="18"/>
                <w:szCs w:val="18"/>
              </w:rPr>
            </w:pPr>
            <w:r w:rsidRPr="009870A7">
              <w:rPr>
                <w:sz w:val="18"/>
                <w:szCs w:val="18"/>
              </w:rPr>
              <w:t xml:space="preserve">Evaluation of predicted </w:t>
            </w:r>
            <w:r w:rsidR="00E658BC" w:rsidRPr="009870A7">
              <w:rPr>
                <w:sz w:val="18"/>
                <w:szCs w:val="18"/>
              </w:rPr>
              <w:t xml:space="preserve">TK </w:t>
            </w:r>
            <w:r w:rsidRPr="009870A7">
              <w:rPr>
                <w:sz w:val="18"/>
                <w:szCs w:val="18"/>
              </w:rPr>
              <w:t>s</w:t>
            </w:r>
            <w:r w:rsidR="00E658BC" w:rsidRPr="009870A7">
              <w:rPr>
                <w:sz w:val="18"/>
                <w:szCs w:val="18"/>
              </w:rPr>
              <w:t xml:space="preserve">ummary </w:t>
            </w:r>
            <w:r w:rsidRPr="009870A7">
              <w:rPr>
                <w:sz w:val="18"/>
                <w:szCs w:val="18"/>
              </w:rPr>
              <w:t>s</w:t>
            </w:r>
            <w:r w:rsidR="00E658BC" w:rsidRPr="009870A7">
              <w:rPr>
                <w:sz w:val="18"/>
                <w:szCs w:val="18"/>
              </w:rPr>
              <w:t>tatistics</w:t>
            </w:r>
          </w:p>
          <w:p w14:paraId="10A8C582" w14:textId="10D108D6" w:rsidR="00E658BC" w:rsidRPr="009870A7" w:rsidRDefault="00E658BC" w:rsidP="00F52816">
            <w:pPr>
              <w:spacing w:line="240" w:lineRule="auto"/>
              <w:jc w:val="left"/>
              <w:rPr>
                <w:sz w:val="18"/>
                <w:szCs w:val="18"/>
              </w:rPr>
            </w:pPr>
            <w:r w:rsidRPr="009870A7">
              <w:rPr>
                <w:sz w:val="18"/>
                <w:szCs w:val="18"/>
              </w:rPr>
              <w:t>(</w:t>
            </w:r>
            <w:r w:rsidR="00F52816" w:rsidRPr="009870A7">
              <w:rPr>
                <w:sz w:val="18"/>
                <w:szCs w:val="18"/>
              </w:rPr>
              <w:t>C</w:t>
            </w:r>
            <w:r w:rsidR="00F52816" w:rsidRPr="009870A7">
              <w:rPr>
                <w:sz w:val="18"/>
                <w:szCs w:val="18"/>
                <w:vertAlign w:val="subscript"/>
              </w:rPr>
              <w:t>max</w:t>
            </w:r>
            <w:r w:rsidR="00F52816" w:rsidRPr="009870A7">
              <w:rPr>
                <w:sz w:val="18"/>
                <w:szCs w:val="18"/>
              </w:rPr>
              <w:t xml:space="preserve">, time-integral/AUC, </w:t>
            </w:r>
            <w:r w:rsidRPr="009870A7">
              <w:rPr>
                <w:sz w:val="18"/>
                <w:szCs w:val="18"/>
              </w:rPr>
              <w:t>V</w:t>
            </w:r>
            <w:r w:rsidRPr="009870A7">
              <w:rPr>
                <w:sz w:val="18"/>
                <w:szCs w:val="18"/>
                <w:vertAlign w:val="subscript"/>
              </w:rPr>
              <w:t>d</w:t>
            </w:r>
            <w:r w:rsidRPr="009870A7">
              <w:rPr>
                <w:sz w:val="18"/>
                <w:szCs w:val="18"/>
              </w:rPr>
              <w:t>, t</w:t>
            </w:r>
            <w:r w:rsidRPr="009870A7">
              <w:rPr>
                <w:sz w:val="18"/>
                <w:szCs w:val="18"/>
                <w:vertAlign w:val="subscript"/>
              </w:rPr>
              <w:t>half</w:t>
            </w:r>
            <w:r w:rsidRPr="009870A7">
              <w:rPr>
                <w:sz w:val="18"/>
                <w:szCs w:val="18"/>
              </w:rPr>
              <w:t>, Cl</w:t>
            </w:r>
            <w:r w:rsidRPr="009870A7">
              <w:rPr>
                <w:sz w:val="18"/>
                <w:szCs w:val="18"/>
                <w:vertAlign w:val="subscript"/>
              </w:rPr>
              <w:t>tot</w:t>
            </w:r>
            <w:r w:rsidRPr="009870A7">
              <w:rPr>
                <w:sz w:val="18"/>
                <w:szCs w:val="18"/>
              </w:rPr>
              <w:t>, C</w:t>
            </w:r>
            <w:r w:rsidRPr="009870A7">
              <w:rPr>
                <w:sz w:val="18"/>
                <w:szCs w:val="18"/>
                <w:vertAlign w:val="subscript"/>
              </w:rPr>
              <w:t>ss</w:t>
            </w:r>
            <w:r w:rsidRPr="009870A7">
              <w:rPr>
                <w:sz w:val="18"/>
                <w:szCs w:val="18"/>
              </w:rPr>
              <w:t>)</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ADD2F6" w14:textId="2B18B2C4" w:rsidR="00E658BC" w:rsidRPr="009870A7" w:rsidRDefault="00F52816" w:rsidP="00F52816">
            <w:pPr>
              <w:spacing w:line="240" w:lineRule="auto"/>
              <w:jc w:val="left"/>
              <w:rPr>
                <w:sz w:val="18"/>
                <w:szCs w:val="18"/>
              </w:rPr>
            </w:pPr>
            <w:r w:rsidRPr="009870A7">
              <w:rPr>
                <w:sz w:val="18"/>
                <w:szCs w:val="18"/>
              </w:rPr>
              <w:t>17-88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6882ECD3" w14:textId="77777777" w:rsidR="00E658BC" w:rsidRPr="009870A7" w:rsidRDefault="00E658BC" w:rsidP="00F52816">
            <w:pPr>
              <w:spacing w:line="240" w:lineRule="auto"/>
              <w:jc w:val="left"/>
              <w:rPr>
                <w:sz w:val="18"/>
                <w:szCs w:val="18"/>
              </w:rPr>
            </w:pPr>
            <w:r w:rsidRPr="009870A7">
              <w:rPr>
                <w:sz w:val="18"/>
                <w:szCs w:val="18"/>
              </w:rPr>
              <w:t>6 + 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01C4431B" w14:textId="5275348B" w:rsidR="00E658BC" w:rsidRPr="009870A7" w:rsidRDefault="00E658BC" w:rsidP="00F52816">
            <w:pPr>
              <w:spacing w:line="240" w:lineRule="auto"/>
              <w:jc w:val="left"/>
              <w:rPr>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180E5C08"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3347727C" w14:textId="77777777" w:rsidR="00E658BC" w:rsidRPr="009870A7" w:rsidRDefault="00E658BC" w:rsidP="00F52816">
            <w:pPr>
              <w:spacing w:line="240" w:lineRule="auto"/>
              <w:jc w:val="left"/>
              <w:rPr>
                <w:sz w:val="18"/>
                <w:szCs w:val="18"/>
              </w:rPr>
            </w:pPr>
            <w:r w:rsidRPr="009870A7">
              <w:rPr>
                <w:sz w:val="18"/>
                <w:szCs w:val="18"/>
              </w:rPr>
              <w:t>Level 4</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6FFE09A" w14:textId="346E37E5" w:rsidR="00E658BC" w:rsidRPr="009870A7" w:rsidRDefault="00E658BC" w:rsidP="00F52816">
            <w:pPr>
              <w:spacing w:line="240" w:lineRule="auto"/>
              <w:jc w:val="left"/>
              <w:rPr>
                <w:sz w:val="18"/>
                <w:szCs w:val="18"/>
              </w:rPr>
            </w:pPr>
            <w:r w:rsidRPr="009870A7">
              <w:rPr>
                <w:sz w:val="18"/>
                <w:szCs w:val="18"/>
              </w:rPr>
              <w:t>Sensitivity of error to substituting empirically-estimated values for absorption, distribution, or metabolism/elimination with values from consensus model</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15860D1" w14:textId="76DEFB0E" w:rsidR="00E658BC" w:rsidRPr="009870A7" w:rsidRDefault="00F52816" w:rsidP="00F52816">
            <w:pPr>
              <w:spacing w:line="240" w:lineRule="auto"/>
              <w:jc w:val="left"/>
              <w:rPr>
                <w:sz w:val="18"/>
                <w:szCs w:val="18"/>
                <w:highlight w:val="yellow"/>
              </w:rPr>
            </w:pPr>
            <w:r w:rsidRPr="009870A7">
              <w:rPr>
                <w:sz w:val="18"/>
                <w:szCs w:val="18"/>
              </w:rPr>
              <w:t>88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268708D8" w14:textId="63524ECE" w:rsidR="00E658BC" w:rsidRPr="009870A7" w:rsidRDefault="00E658BC" w:rsidP="00F52816">
            <w:pPr>
              <w:spacing w:line="240" w:lineRule="auto"/>
              <w:jc w:val="left"/>
              <w:rPr>
                <w:sz w:val="18"/>
                <w:szCs w:val="18"/>
              </w:rPr>
            </w:pPr>
            <w:r w:rsidRPr="009870A7">
              <w:rPr>
                <w:sz w:val="18"/>
                <w:szCs w:val="18"/>
              </w:rPr>
              <w:t>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256B14EC" w14:textId="67A62573" w:rsidR="00E658BC" w:rsidRPr="009870A7" w:rsidRDefault="00E658BC" w:rsidP="00F52816">
            <w:pPr>
              <w:spacing w:line="240" w:lineRule="auto"/>
              <w:jc w:val="left"/>
              <w:rPr>
                <w:color w:val="2B579A"/>
                <w:sz w:val="18"/>
                <w:szCs w:val="18"/>
                <w:shd w:val="clear" w:color="auto" w:fill="E6E6E6"/>
              </w:rPr>
            </w:pPr>
          </w:p>
        </w:tc>
      </w:tr>
      <w:tr w:rsidR="009870A7" w:rsidRPr="00FA0300" w14:paraId="37E94851"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79ED5E84" w14:textId="61AC1AC5" w:rsidR="00E658BC" w:rsidRPr="009870A7" w:rsidRDefault="00AF7786" w:rsidP="00F52816">
            <w:pPr>
              <w:spacing w:line="240" w:lineRule="auto"/>
              <w:jc w:val="left"/>
              <w:rPr>
                <w:sz w:val="18"/>
                <w:szCs w:val="18"/>
              </w:rPr>
            </w:pPr>
            <w:r w:rsidRPr="009870A7">
              <w:rPr>
                <w:sz w:val="18"/>
                <w:szCs w:val="18"/>
              </w:rPr>
              <w:t xml:space="preserve">Level 2 and 3 </w:t>
            </w:r>
            <w:r w:rsidR="00E658BC" w:rsidRPr="009870A7">
              <w:rPr>
                <w:sz w:val="18"/>
                <w:szCs w:val="18"/>
              </w:rPr>
              <w:t>In Vitro-Parameterized HT-PBTK</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24FF653" w14:textId="3B045088" w:rsidR="00E658BC" w:rsidRPr="009870A7" w:rsidRDefault="00E658BC" w:rsidP="00F52816">
            <w:pPr>
              <w:spacing w:line="240" w:lineRule="auto"/>
              <w:jc w:val="left"/>
              <w:rPr>
                <w:sz w:val="18"/>
                <w:szCs w:val="18"/>
              </w:rPr>
            </w:pPr>
            <w:r w:rsidRPr="009870A7">
              <w:rPr>
                <w:sz w:val="18"/>
                <w:szCs w:val="18"/>
              </w:rPr>
              <w:t xml:space="preserve">Chemicals for which </w:t>
            </w:r>
            <w:r w:rsidRPr="009870A7">
              <w:rPr>
                <w:i/>
                <w:iCs/>
                <w:sz w:val="18"/>
                <w:szCs w:val="18"/>
              </w:rPr>
              <w:t>in vitro</w:t>
            </w:r>
            <w:r w:rsidRPr="009870A7">
              <w:rPr>
                <w:sz w:val="18"/>
                <w:szCs w:val="18"/>
              </w:rPr>
              <w:t>-measured Cl</w:t>
            </w:r>
            <w:r w:rsidRPr="009870A7">
              <w:rPr>
                <w:sz w:val="18"/>
                <w:szCs w:val="18"/>
                <w:vertAlign w:val="subscript"/>
              </w:rPr>
              <w:t>int</w:t>
            </w:r>
            <w:r w:rsidRPr="009870A7">
              <w:rPr>
                <w:sz w:val="18"/>
                <w:szCs w:val="18"/>
              </w:rPr>
              <w:t xml:space="preserve"> and F</w:t>
            </w:r>
            <w:r w:rsidRPr="009870A7">
              <w:rPr>
                <w:sz w:val="18"/>
                <w:szCs w:val="18"/>
                <w:vertAlign w:val="subscript"/>
              </w:rPr>
              <w:t>up</w:t>
            </w:r>
            <w:r w:rsidRPr="009870A7">
              <w:rPr>
                <w:sz w:val="18"/>
                <w:szCs w:val="18"/>
              </w:rPr>
              <w:t xml:space="preserve"> were both available</w:t>
            </w:r>
            <w:r w:rsidR="00AF7786" w:rsidRPr="009870A7">
              <w:rPr>
                <w:sz w:val="18"/>
                <w:szCs w:val="18"/>
              </w:rPr>
              <w:t xml:space="preserve"> were also evaluated as a point of reference</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0A9981B" w14:textId="77777777" w:rsidR="00E658BC" w:rsidRPr="009870A7" w:rsidRDefault="00E658BC" w:rsidP="00F52816">
            <w:pPr>
              <w:spacing w:line="240" w:lineRule="auto"/>
              <w:jc w:val="left"/>
              <w:rPr>
                <w:sz w:val="18"/>
                <w:szCs w:val="18"/>
                <w:highlight w:val="yellow"/>
              </w:rPr>
            </w:pPr>
            <w:r w:rsidRPr="009870A7">
              <w:rPr>
                <w:sz w:val="18"/>
                <w:szCs w:val="18"/>
              </w:rPr>
              <w:t>58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353D285D" w14:textId="77777777" w:rsidR="00E658BC" w:rsidRPr="009870A7" w:rsidRDefault="00E658BC" w:rsidP="00F52816">
            <w:pPr>
              <w:spacing w:line="240" w:lineRule="auto"/>
              <w:jc w:val="left"/>
              <w:rPr>
                <w:sz w:val="18"/>
                <w:szCs w:val="18"/>
              </w:rPr>
            </w:pP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064248A3" w14:textId="0A7B6BD8" w:rsidR="00E658BC" w:rsidRPr="009870A7" w:rsidRDefault="00477F7B"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(Pearce et al. 2017b)</w:t>
            </w:r>
            <w:r w:rsidRPr="009870A7">
              <w:rPr>
                <w:color w:val="2B579A"/>
                <w:sz w:val="18"/>
                <w:szCs w:val="18"/>
                <w:shd w:val="clear" w:color="auto" w:fill="E6E6E6"/>
              </w:rPr>
              <w:fldChar w:fldCharType="end"/>
            </w:r>
          </w:p>
        </w:tc>
      </w:tr>
      <w:tr w:rsidR="009870A7" w:rsidRPr="00FA0300" w14:paraId="29D63968"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791F8422" w14:textId="3BEB1DAE" w:rsidR="00F52816" w:rsidRPr="009870A7" w:rsidRDefault="00F52816" w:rsidP="00F52816">
            <w:pPr>
              <w:spacing w:line="240" w:lineRule="auto"/>
              <w:jc w:val="left"/>
              <w:rPr>
                <w:sz w:val="18"/>
                <w:szCs w:val="18"/>
              </w:rPr>
            </w:pPr>
            <w:r w:rsidRPr="009870A7">
              <w:rPr>
                <w:sz w:val="18"/>
                <w:szCs w:val="18"/>
              </w:rPr>
              <w:t>Interspecies Evaluation</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91D0C7B" w14:textId="349C0D0D" w:rsidR="00F52816" w:rsidRPr="009870A7" w:rsidRDefault="00F52816" w:rsidP="00F52816">
            <w:pPr>
              <w:spacing w:line="240" w:lineRule="auto"/>
              <w:jc w:val="left"/>
              <w:rPr>
                <w:sz w:val="18"/>
                <w:szCs w:val="18"/>
              </w:rPr>
            </w:pPr>
            <w:r w:rsidRPr="009870A7">
              <w:rPr>
                <w:sz w:val="18"/>
                <w:szCs w:val="18"/>
              </w:rPr>
              <w:t>Chemicals with Cl</w:t>
            </w:r>
            <w:r w:rsidRPr="009870A7">
              <w:rPr>
                <w:sz w:val="18"/>
                <w:szCs w:val="18"/>
                <w:vertAlign w:val="subscript"/>
              </w:rPr>
              <w:t>int</w:t>
            </w:r>
            <w:r w:rsidRPr="009870A7">
              <w:rPr>
                <w:sz w:val="18"/>
                <w:szCs w:val="18"/>
              </w:rPr>
              <w:t xml:space="preserve"> and F</w:t>
            </w:r>
            <w:r w:rsidRPr="009870A7">
              <w:rPr>
                <w:sz w:val="18"/>
                <w:szCs w:val="18"/>
                <w:vertAlign w:val="subscript"/>
              </w:rPr>
              <w:t>up</w:t>
            </w:r>
            <w:r w:rsidRPr="009870A7">
              <w:rPr>
                <w:sz w:val="18"/>
                <w:szCs w:val="18"/>
              </w:rPr>
              <w:t xml:space="preserve"> measured in both rat and human</w:t>
            </w:r>
            <w:r w:rsidR="00AF7786" w:rsidRPr="009870A7">
              <w:rPr>
                <w:sz w:val="18"/>
                <w:szCs w:val="18"/>
              </w:rPr>
              <w:t xml:space="preserve"> were used to determine the impact of using human QSPRs to make predictions in rat</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A749589" w14:textId="58F06C02" w:rsidR="00F52816" w:rsidRPr="009870A7" w:rsidRDefault="00AF7786" w:rsidP="00F52816">
            <w:pPr>
              <w:spacing w:line="240" w:lineRule="auto"/>
              <w:jc w:val="left"/>
              <w:rPr>
                <w:sz w:val="18"/>
                <w:szCs w:val="18"/>
                <w:highlight w:val="yellow"/>
              </w:rPr>
            </w:pPr>
            <w:r w:rsidRPr="009870A7">
              <w:rPr>
                <w:sz w:val="18"/>
                <w:szCs w:val="18"/>
              </w:rPr>
              <w:t>130</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65999437" w14:textId="77777777" w:rsidR="00F52816" w:rsidRPr="009870A7" w:rsidRDefault="00F52816" w:rsidP="00F52816">
            <w:pPr>
              <w:spacing w:line="240" w:lineRule="auto"/>
              <w:jc w:val="left"/>
              <w:rPr>
                <w:sz w:val="18"/>
                <w:szCs w:val="18"/>
              </w:rPr>
            </w:pP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4FD7EE1A" w14:textId="64459A32" w:rsidR="00F52816" w:rsidRPr="009870A7" w:rsidRDefault="009870A7"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fldData xml:space="preserve">PEVuZE5vdGU+PENpdGU+PEF1dGhvcj5XZXRtb3JlPC9BdXRob3I+PFllYXI+MjAxMzwvWWVhcj48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</w:fldData>
              </w:fldChar>
            </w:r>
            <w:r w:rsidRPr="009870A7">
              <w:rPr>
                <w:color w:val="2B579A"/>
                <w:sz w:val="18"/>
                <w:szCs w:val="18"/>
                <w:shd w:val="clear" w:color="auto" w:fill="E6E6E6"/>
              </w:rPr>
              <w:instrText xml:space="preserve"> ADDIN EN.CITE </w:instrText>
            </w:r>
            <w:r w:rsidRPr="009870A7">
              <w:rPr>
                <w:color w:val="2B579A"/>
                <w:sz w:val="18"/>
                <w:szCs w:val="18"/>
                <w:shd w:val="clear" w:color="auto" w:fill="E6E6E6"/>
              </w:rPr>
              <w:fldChar w:fldCharType="begin">
                <w:fldData xml:space="preserve">PEVuZE5vdGU+PENpdGU+PEF1dGhvcj5XZXRtb3JlPC9BdXRob3I+PFllYXI+MjAxMzwvWWVhcj48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</w:fldData>
              </w:fldChar>
            </w:r>
            <w:r w:rsidRPr="009870A7">
              <w:rPr>
                <w:color w:val="2B579A"/>
                <w:sz w:val="18"/>
                <w:szCs w:val="18"/>
                <w:shd w:val="clear" w:color="auto" w:fill="E6E6E6"/>
              </w:rPr>
              <w:instrText xml:space="preserve"> ADDIN EN.CITE.DATA </w:instrText>
            </w:r>
            <w:r w:rsidRPr="009870A7">
              <w:rPr>
                <w:color w:val="2B579A"/>
                <w:sz w:val="18"/>
                <w:szCs w:val="18"/>
                <w:shd w:val="clear" w:color="auto" w:fill="E6E6E6"/>
              </w:rPr>
            </w:r>
            <w:r w:rsidRPr="009870A7">
              <w:rPr>
                <w:color w:val="2B579A"/>
                <w:sz w:val="18"/>
                <w:szCs w:val="18"/>
                <w:shd w:val="clear" w:color="auto" w:fill="E6E6E6"/>
              </w:rPr>
              <w:fldChar w:fldCharType="end"/>
            </w:r>
            <w:r w:rsidRPr="009870A7">
              <w:rPr>
                <w:color w:val="2B579A"/>
                <w:sz w:val="18"/>
                <w:szCs w:val="18"/>
                <w:shd w:val="clear" w:color="auto" w:fill="E6E6E6"/>
              </w:rPr>
            </w:r>
            <w:r w:rsidRPr="009870A7">
              <w:rPr>
                <w:color w:val="2B579A"/>
                <w:sz w:val="18"/>
                <w:szCs w:val="18"/>
                <w:shd w:val="clear" w:color="auto" w:fill="E6E6E6"/>
              </w:rPr>
              <w:fldChar w:fldCharType="separate"/>
            </w:r>
            <w:r w:rsidRPr="009870A7">
              <w:rPr>
                <w:noProof/>
                <w:color w:val="2B579A"/>
                <w:sz w:val="18"/>
                <w:szCs w:val="18"/>
                <w:shd w:val="clear" w:color="auto" w:fill="E6E6E6"/>
              </w:rPr>
              <w:t>(Honda et al. 2019; Wetmore et al. 2013)</w:t>
            </w:r>
            <w:r w:rsidRPr="009870A7">
              <w:rPr>
                <w:color w:val="2B579A"/>
                <w:sz w:val="18"/>
                <w:szCs w:val="18"/>
                <w:shd w:val="clear" w:color="auto" w:fill="E6E6E6"/>
              </w:rPr>
              <w:fldChar w:fldCharType="end"/>
            </w:r>
          </w:p>
        </w:tc>
      </w:tr>
    </w:tbl>
    <w:p w14:paraId="0B88209F" w14:textId="77777777" w:rsidR="00E658BC" w:rsidRDefault="00E658BC" w:rsidP="00E658BC"/>
    <w:p w14:paraId="1EF729D1" w14:textId="77777777" w:rsidR="00801A05" w:rsidRDefault="00801A05">
      <w:pPr>
        <w:spacing w:after="160" w:line="259" w:lineRule="auto"/>
        <w:jc w:val="left"/>
        <w:rPr>
          <w:rFonts w:asciiTheme="majorHAnsi" w:eastAsiaTheme="majorEastAsia" w:hAnsiTheme="majorHAnsi" w:cstheme="majorBidi"/>
          <w:color w:val="1F3763" w:themeColor="accent1" w:themeShade="7F"/>
          <w:sz w:val="24"/>
          <w:szCs w:val="24"/>
        </w:rPr>
      </w:pPr>
      <w:r>
        <w:br w:type="page"/>
      </w:r>
    </w:p>
    <w:p w14:paraId="55D67C8E" w14:textId="5E05C8DA" w:rsidR="00CC5CAF" w:rsidRDefault="00CC5CAF" w:rsidP="003B53AF">
      <w:pPr>
        <w:pStyle w:val="Heading3"/>
        <w:rPr>
          <w:iCs/>
        </w:rPr>
      </w:pPr>
      <w:r>
        <w:lastRenderedPageBreak/>
        <w:t>Initial Chemical List</w:t>
      </w:r>
      <w:r w:rsidRPr="003979B4">
        <w:rPr>
          <w:iCs/>
        </w:rPr>
        <w:t xml:space="preserve"> </w:t>
      </w:r>
    </w:p>
    <w:p w14:paraId="03FCCD3C" w14:textId="24C8BEC0" w:rsidR="003979B4" w:rsidRDefault="007C1788" w:rsidP="003979B4">
      <w:r>
        <w:t xml:space="preserve">Varying amounts of chemical-specific data were available for the different evaluations performed. </w:t>
      </w:r>
      <w:r w:rsidR="00596DEB">
        <w:fldChar w:fldCharType="begin"/>
      </w:r>
      <w:r w:rsidR="00596DEB">
        <w:instrText xml:space="preserve"> REF _Ref79324002 \h </w:instrText>
      </w:r>
      <w:r w:rsidR="00596DEB">
        <w:fldChar w:fldCharType="separate"/>
      </w:r>
      <w:r w:rsidR="00834090">
        <w:t xml:space="preserve">Table </w:t>
      </w:r>
      <w:r w:rsidR="00834090">
        <w:rPr>
          <w:noProof/>
        </w:rPr>
        <w:t>1</w:t>
      </w:r>
      <w:r w:rsidR="00596DEB">
        <w:fldChar w:fldCharType="end"/>
      </w:r>
      <w:r w:rsidR="00596DEB">
        <w:t xml:space="preserve"> </w:t>
      </w:r>
      <w:r>
        <w:t xml:space="preserve">describes the </w:t>
      </w:r>
      <w:r w:rsidR="000D2288">
        <w:t>number of chemicals and type of evaluation that was performed at each. At the start of</w:t>
      </w:r>
      <w:r w:rsidR="00D821B3" w:rsidRPr="00D821B3">
        <w:t xml:space="preserve"> in the public release of CvTdb </w:t>
      </w:r>
      <w:r w:rsidR="003979B4">
        <w:t>re available for 10</w:t>
      </w:r>
      <w:r w:rsidR="009462F5">
        <w:t>1</w:t>
      </w:r>
      <w:r w:rsidR="003979B4">
        <w:t xml:space="preserve"> chemicals from EPA’s CvT </w:t>
      </w:r>
      <w:r w:rsidR="003979B4" w:rsidRPr="0055434C">
        <w:t>database</w:t>
      </w:r>
      <w:r w:rsidR="008D0B87" w:rsidRPr="0055434C">
        <w:t xml:space="preserve"> </w:t>
      </w:r>
      <w:r w:rsidR="006D21CB" w:rsidRPr="0055434C">
        <w:fldChar w:fldCharType="begin"/>
      </w:r>
      <w:r w:rsidR="009870A7" w:rsidRPr="0055434C">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6D21CB" w:rsidRPr="0055434C">
        <w:fldChar w:fldCharType="separate"/>
      </w:r>
      <w:r w:rsidR="009870A7" w:rsidRPr="0055434C">
        <w:rPr>
          <w:noProof/>
        </w:rPr>
        <w:t>(Sayre et al. 2020)</w:t>
      </w:r>
      <w:r w:rsidR="006D21CB" w:rsidRPr="0055434C">
        <w:fldChar w:fldCharType="end"/>
      </w:r>
      <w:r w:rsidR="003979B4" w:rsidRPr="0055434C">
        <w:t xml:space="preserve">. </w:t>
      </w:r>
      <w:r w:rsidR="000D2288" w:rsidRPr="0055434C">
        <w:t xml:space="preserve">To be included either rat or human time course </w:t>
      </w:r>
      <w:r w:rsidR="00E162F6" w:rsidRPr="0055434C">
        <w:rPr>
          <w:i/>
          <w:iCs/>
        </w:rPr>
        <w:t>in vivo</w:t>
      </w:r>
      <w:r w:rsidR="000D2288" w:rsidRPr="0055434C">
        <w:rPr>
          <w:i/>
          <w:iCs/>
        </w:rPr>
        <w:t xml:space="preserve"> </w:t>
      </w:r>
      <w:r w:rsidR="000D2288" w:rsidRPr="0055434C">
        <w:t xml:space="preserve">blood or plasma concentration </w:t>
      </w:r>
      <w:r w:rsidR="006D21CB" w:rsidRPr="0055434C">
        <w:t xml:space="preserve">data following oral </w:t>
      </w:r>
      <w:r w:rsidR="006D21CB">
        <w:t xml:space="preserve">and/or intravenous doses were required. </w:t>
      </w:r>
      <w:r w:rsidR="003979B4">
        <w:t xml:space="preserve">The </w:t>
      </w:r>
      <w:r w:rsidR="00E162F6" w:rsidRPr="00E162F6">
        <w:rPr>
          <w:i/>
        </w:rPr>
        <w:t>in vivo</w:t>
      </w:r>
      <w:r w:rsidR="003979B4">
        <w:t xml:space="preserve"> measured time course values are available as Supplemental Table 2. </w:t>
      </w:r>
      <w:r w:rsidR="00B3111B">
        <w:t xml:space="preserve">As </w:t>
      </w:r>
      <w:r w:rsidR="00C15028">
        <w:t xml:space="preserve">described late in the Methods, chemical- and species-specific parameters were estimated for empirical (compartmental) TK models. As described in Results, chemical-species combinations that could not be </w:t>
      </w:r>
      <w:r w:rsidR="00760210">
        <w:t>adequately described</w:t>
      </w:r>
      <w:r w:rsidR="009D09F4">
        <w:t xml:space="preserve"> by simple TK models were excluded from subsequent analysis.</w:t>
      </w:r>
    </w:p>
    <w:p w14:paraId="086B4A03" w14:textId="77777777" w:rsidR="006D21CB" w:rsidRDefault="006D21CB" w:rsidP="007C1788"/>
    <w:p w14:paraId="5B20ABDA" w14:textId="77777777" w:rsidR="002D15FD" w:rsidRDefault="00E43FE5" w:rsidP="00272D5C">
      <w:pPr>
        <w:pStyle w:val="Heading3"/>
      </w:pPr>
      <w:r>
        <w:t xml:space="preserve">Data Filtering Based on </w:t>
      </w:r>
      <w:r w:rsidR="002D15FD">
        <w:t>Suitability for Modeling</w:t>
      </w:r>
    </w:p>
    <w:p w14:paraId="346A6C58" w14:textId="5C8853C7" w:rsidR="0060794F" w:rsidRDefault="00467334" w:rsidP="00E43FE5">
      <w:r>
        <w:t xml:space="preserve">The CvTdb aims to fully document </w:t>
      </w:r>
      <w:r w:rsidR="00474A21">
        <w:t xml:space="preserve">TK concentration vs. time experiments in the public domain. Not all these experimental data sets are suitable for TK modeling. TK concentration data may be </w:t>
      </w:r>
      <w:r w:rsidR="00F3159D">
        <w:t>confounded</w:t>
      </w:r>
      <w:r w:rsidR="00474A21">
        <w:t xml:space="preserve"> by limit of detection (LOD) and limit of quantitation (LOQ). </w:t>
      </w:r>
      <w:r w:rsidR="0060794F">
        <w:t xml:space="preserve">LOD refers to the minimal </w:t>
      </w:r>
      <w:r w:rsidR="00150F4B">
        <w:t xml:space="preserve">signal </w:t>
      </w:r>
      <w:r>
        <w:t>the chemical analysis method can detect, while LOQ refers to the minimal signal that can be interpreted quantitatively as a chemical concentration.</w:t>
      </w:r>
      <w:r w:rsidR="00474A21">
        <w:t xml:space="preserve"> In some </w:t>
      </w:r>
      <w:r w:rsidR="00F3159D">
        <w:t>cases,</w:t>
      </w:r>
      <w:r w:rsidR="00474A21">
        <w:t xml:space="preserve"> a chemical-species combination has too few observations above the LOQ to allow meaningful modeling. These datasets were filtered out by invivoPKfit prior to attempting parameter estimation </w:t>
      </w:r>
      <w:r w:rsidR="00477F7B">
        <w:fldChar w:fldCharType="begin"/>
      </w:r>
      <w:r w:rsidR="00DC346E">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477F7B">
        <w:fldChar w:fldCharType="separate"/>
      </w:r>
      <w:r w:rsidR="00DC346E">
        <w:rPr>
          <w:noProof/>
        </w:rPr>
        <w:t>(Padilla Mercado et al. 2024)</w:t>
      </w:r>
      <w:r w:rsidR="00477F7B">
        <w:fldChar w:fldCharType="end"/>
      </w:r>
      <w:r w:rsidR="00474A21">
        <w:t>.</w:t>
      </w:r>
    </w:p>
    <w:p w14:paraId="1D141574" w14:textId="77777777" w:rsidR="0060794F" w:rsidRPr="00E43FE5" w:rsidRDefault="0060794F" w:rsidP="00E43FE5"/>
    <w:p w14:paraId="171078B9" w14:textId="028B73E8" w:rsidR="00C15028" w:rsidRDefault="00E43FE5" w:rsidP="00272D5C">
      <w:pPr>
        <w:pStyle w:val="Heading3"/>
      </w:pPr>
      <w:r>
        <w:t>Data Filtering Based on Empirical Parameter Estimates</w:t>
      </w:r>
    </w:p>
    <w:p w14:paraId="6DF41F94" w14:textId="3F5834FF" w:rsidR="00C15028" w:rsidRDefault="00C15028" w:rsidP="00C15028">
      <w:r>
        <w:t>P</w:t>
      </w:r>
      <w:r w:rsidRPr="00BD0250">
        <w:t xml:space="preserve">arameters were estimated for empirical one- and two-compartment toxicokinetic models </w:t>
      </w:r>
      <w:r>
        <w:t xml:space="preserve">for chemicals with available CvT data </w:t>
      </w:r>
      <w:r w:rsidRPr="00BD0250">
        <w:t>using R package “invivoPKfit” (</w:t>
      </w:r>
      <w:hyperlink r:id="rId41">
        <w:r w:rsidRPr="55F4CC02">
          <w:rPr>
            <w:rStyle w:val="Hyperlink"/>
            <w:rFonts w:eastAsiaTheme="majorEastAsia"/>
          </w:rPr>
          <w:t>https://github.com/USEPA/CompTox-ExpoCast-invivoPKfit</w:t>
        </w:r>
      </w:hyperlink>
      <w:r>
        <w:t>)</w:t>
      </w:r>
      <w:r w:rsidR="00F3159D">
        <w:t xml:space="preserve"> </w:t>
      </w:r>
      <w:r w:rsidR="00026196">
        <w:fldChar w:fldCharType="begin"/>
      </w:r>
      <w:r w:rsidR="00DC346E">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026196">
        <w:fldChar w:fldCharType="separate"/>
      </w:r>
      <w:r w:rsidR="00DC346E">
        <w:rPr>
          <w:noProof/>
        </w:rPr>
        <w:t>(Padilla Mercado et al. 2024)</w:t>
      </w:r>
      <w:r w:rsidR="00026196">
        <w:fldChar w:fldCharType="end"/>
      </w:r>
      <w:r>
        <w:t xml:space="preserve">. Three models were considered: one- and two-compartment empirical TK models and a flat “null hypothesis” where there was no systematic change in concentration vs. time. The model with the lowest Akaike Information Criterion (AIC) value – indicating model parsimony – was selected </w:t>
      </w:r>
      <w:r w:rsidRPr="00D8100D">
        <w:rPr>
          <w:color w:val="2B579A"/>
        </w:rPr>
        <w:fldChar w:fldCharType="begin"/>
      </w:r>
      <w:r w:rsidR="009870A7">
        <w:rPr>
          <w:color w:val="2B579A"/>
        </w:rPr>
        <w:instrText xml:space="preserve"> ADDIN EN.CITE &lt;EndNote&gt;&lt;Cite&gt;&lt;Author&gt;Akaike&lt;/Author&gt;&lt;Year&gt;1998&lt;/Year&gt;&lt;RecNum&gt;139&lt;/RecNum&gt;&lt;DisplayText&gt;(Akaike 1998)&lt;/DisplayText&gt;&lt;record&gt;&lt;rec-number&gt;139&lt;/rec-number&gt;&lt;foreign-keys&gt;&lt;key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Pr="00D8100D">
        <w:rPr>
          <w:color w:val="2B579A"/>
        </w:rPr>
        <w:fldChar w:fldCharType="separate"/>
      </w:r>
      <w:r w:rsidR="009870A7">
        <w:rPr>
          <w:noProof/>
          <w:color w:val="2B579A"/>
        </w:rPr>
        <w:t>(Akaike 1998)</w:t>
      </w:r>
      <w:r w:rsidRPr="00D8100D">
        <w:rPr>
          <w:color w:val="2B579A"/>
        </w:rPr>
        <w:fldChar w:fldCharType="end"/>
      </w:r>
      <w:r>
        <w:t xml:space="preserve">. Data sets where the flat model was selected were omitted from further </w:t>
      </w:r>
      <w:commentRangeStart w:id="19"/>
      <w:commentRangeStart w:id="20"/>
      <w:r>
        <w:t>analysis</w:t>
      </w:r>
      <w:commentRangeEnd w:id="19"/>
      <w:r>
        <w:rPr>
          <w:rStyle w:val="CommentReference"/>
        </w:rPr>
        <w:commentReference w:id="19"/>
      </w:r>
      <w:commentRangeEnd w:id="20"/>
      <w:r w:rsidR="00971F0E">
        <w:rPr>
          <w:rStyle w:val="CommentReference"/>
        </w:rPr>
        <w:commentReference w:id="20"/>
      </w:r>
      <w:r>
        <w:t xml:space="preserve">. The empirical model fit was then used as a “best case” prediction scenario for comparison with PBTK parameterized by either </w:t>
      </w:r>
      <w:r w:rsidR="00E162F6" w:rsidRPr="00E162F6">
        <w:rPr>
          <w:i/>
        </w:rPr>
        <w:t>in vitro</w:t>
      </w:r>
      <w:r>
        <w:t xml:space="preserve"> or QSPR predictions. </w:t>
      </w:r>
    </w:p>
    <w:p w14:paraId="496C70D1" w14:textId="77777777" w:rsidR="00C15028" w:rsidRDefault="00C15028" w:rsidP="00C15028"/>
    <w:p w14:paraId="6030EC19" w14:textId="77777777" w:rsidR="00C15028" w:rsidRDefault="00C15028" w:rsidP="00C15028">
      <w:r>
        <w:t>For both models a half-life was calculated from the terminal elimination rate as t</w:t>
      </w:r>
      <w:r w:rsidRPr="0084541D">
        <w:rPr>
          <w:vertAlign w:val="subscript"/>
        </w:rPr>
        <w:t>half</w:t>
      </w:r>
      <w:r>
        <w:t xml:space="preserve"> = ln(2)/k</w:t>
      </w:r>
      <w:r w:rsidRPr="0084541D">
        <w:rPr>
          <w:vertAlign w:val="subscript"/>
        </w:rPr>
        <w:t>elim</w:t>
      </w:r>
      <w:r>
        <w:t>. For the two-compartment model the volume of distribution at steady-state was used as V</w:t>
      </w:r>
      <w:r w:rsidRPr="0084541D">
        <w:rPr>
          <w:vertAlign w:val="subscript"/>
        </w:rPr>
        <w:t>d</w:t>
      </w:r>
      <w:r>
        <w:t xml:space="preserve">. For both models, </w:t>
      </w:r>
      <w:r>
        <w:lastRenderedPageBreak/>
        <w:t>clearance was calculated as Cl</w:t>
      </w:r>
      <w:r w:rsidRPr="00FE5ADB">
        <w:rPr>
          <w:vertAlign w:val="subscript"/>
        </w:rPr>
        <w:t>tot</w:t>
      </w:r>
      <w:r>
        <w:t xml:space="preserve"> = V</w:t>
      </w:r>
      <w:r w:rsidRPr="00FE5ADB">
        <w:rPr>
          <w:vertAlign w:val="subscript"/>
        </w:rPr>
        <w:t>d</w:t>
      </w:r>
      <w:r>
        <w:t xml:space="preserve"> * k</w:t>
      </w:r>
      <w:r w:rsidRPr="00FE5ADB">
        <w:rPr>
          <w:vertAlign w:val="subscript"/>
        </w:rPr>
        <w:t>elim</w:t>
      </w:r>
      <w:r>
        <w:t>. The estimated TK parameters for both models are provided as Supplemental Table 3.</w:t>
      </w:r>
    </w:p>
    <w:p w14:paraId="045AF2A3" w14:textId="77777777" w:rsidR="00C15028" w:rsidRDefault="00C15028" w:rsidP="000A34DF"/>
    <w:p w14:paraId="29D75AAB" w14:textId="77777777" w:rsidR="0032406F" w:rsidRDefault="00AF234F" w:rsidP="00272D5C">
      <w:pPr>
        <w:pStyle w:val="Heading3"/>
      </w:pPr>
      <w:r w:rsidRPr="001B5AB5">
        <w:t xml:space="preserve">Level 1 </w:t>
      </w:r>
      <w:r>
        <w:t>Analysis</w:t>
      </w:r>
    </w:p>
    <w:p w14:paraId="7B8B720E" w14:textId="28BCD307" w:rsidR="00272D5C" w:rsidRDefault="00C700B8" w:rsidP="00272D5C">
      <w:r w:rsidRPr="00A34F0F">
        <w:t>Chemicals for which</w:t>
      </w:r>
      <w:r>
        <w:rPr>
          <w:i/>
          <w:iCs/>
        </w:rPr>
        <w:t xml:space="preserve"> </w:t>
      </w:r>
      <w:r w:rsidRPr="00E162F6">
        <w:rPr>
          <w:i/>
          <w:iCs/>
        </w:rPr>
        <w:t>in vitro</w:t>
      </w:r>
      <w:r w:rsidRPr="00FA0300">
        <w:rPr>
          <w:i/>
          <w:iCs/>
        </w:rPr>
        <w:t xml:space="preserve"> </w:t>
      </w:r>
      <w:r w:rsidRPr="00FA0300">
        <w:t>TK Measurements</w:t>
      </w:r>
      <w:r>
        <w:t xml:space="preserve"> </w:t>
      </w:r>
      <w:r w:rsidRPr="00FA0300">
        <w:t>(f</w:t>
      </w:r>
      <w:r w:rsidRPr="00FA0300">
        <w:rPr>
          <w:vertAlign w:val="subscript"/>
        </w:rPr>
        <w:t>up</w:t>
      </w:r>
      <w:r w:rsidRPr="00FA0300">
        <w:t>, Cl</w:t>
      </w:r>
      <w:r w:rsidRPr="00FA0300">
        <w:rPr>
          <w:vertAlign w:val="subscript"/>
        </w:rPr>
        <w:t>int</w:t>
      </w:r>
      <w:r w:rsidRPr="00FA0300">
        <w:t>)</w:t>
      </w:r>
      <w:r>
        <w:t xml:space="preserve"> were available allowed direct evaluation of HTTK </w:t>
      </w:r>
      <w:r w:rsidRPr="0055434C">
        <w:t xml:space="preserve">QSPR predictions. </w:t>
      </w:r>
      <w:r w:rsidR="0076769B" w:rsidRPr="0055434C">
        <w:t xml:space="preserve">These data are drawn from the peer reviewed scientific literature and included in the R package “httk” by default. It is possible that these data were in the training set of some </w:t>
      </w:r>
      <w:r w:rsidR="0076769B">
        <w:t xml:space="preserve">of the </w:t>
      </w:r>
      <w:commentRangeStart w:id="21"/>
      <w:r w:rsidR="0076769B">
        <w:t xml:space="preserve">QSPR models. </w:t>
      </w:r>
      <w:commentRangeEnd w:id="21"/>
      <w:r w:rsidR="0076769B">
        <w:rPr>
          <w:rStyle w:val="CommentReference"/>
        </w:rPr>
        <w:commentReference w:id="21"/>
      </w:r>
      <w:r w:rsidR="0076769B">
        <w:t xml:space="preserve">The </w:t>
      </w:r>
      <w:r w:rsidR="0076769B" w:rsidRPr="00E162F6">
        <w:rPr>
          <w:i/>
        </w:rPr>
        <w:t>in vitro</w:t>
      </w:r>
      <w:r w:rsidR="0076769B">
        <w:t xml:space="preserve"> measured values are available in Supplemental Table 1.</w:t>
      </w:r>
      <w:r w:rsidR="00002C1A">
        <w:t xml:space="preserve"> </w:t>
      </w:r>
      <w:commentRangeStart w:id="22"/>
      <w:commentRangeStart w:id="23"/>
      <w:r w:rsidR="00272D5C">
        <w:t xml:space="preserve">Kolmogorov-Smirnov tests for the Level 1 analysis were performed using </w:t>
      </w:r>
      <w:commentRangeEnd w:id="22"/>
      <w:r w:rsidR="00272D5C">
        <w:rPr>
          <w:rStyle w:val="CommentReference"/>
        </w:rPr>
        <w:commentReference w:id="22"/>
      </w:r>
      <w:commentRangeEnd w:id="23"/>
      <w:r w:rsidR="00272D5C">
        <w:rPr>
          <w:rStyle w:val="CommentReference"/>
        </w:rPr>
        <w:commentReference w:id="23"/>
      </w:r>
      <w:r w:rsidR="00272D5C">
        <w:t xml:space="preserve">R function </w:t>
      </w:r>
      <w:r w:rsidR="00272D5C" w:rsidRPr="00645AA6">
        <w:rPr>
          <w:i/>
          <w:iCs/>
        </w:rPr>
        <w:t>ks.test</w:t>
      </w:r>
      <w:r w:rsidR="00272D5C">
        <w:t>.</w:t>
      </w:r>
    </w:p>
    <w:p w14:paraId="05453F1B" w14:textId="77777777" w:rsidR="00A57DB6" w:rsidRDefault="00A57DB6" w:rsidP="00BC60D9"/>
    <w:p w14:paraId="070CBE0A" w14:textId="2FE2E48C" w:rsidR="0032406F" w:rsidRDefault="0032406F" w:rsidP="00272D5C">
      <w:pPr>
        <w:pStyle w:val="Heading3"/>
      </w:pPr>
      <w:r w:rsidRPr="001B5AB5">
        <w:t xml:space="preserve">Level </w:t>
      </w:r>
      <w:r>
        <w:t>2</w:t>
      </w:r>
      <w:r w:rsidRPr="001B5AB5">
        <w:t xml:space="preserve"> </w:t>
      </w:r>
      <w:r>
        <w:t>Analysis</w:t>
      </w:r>
    </w:p>
    <w:p w14:paraId="1689CAE8" w14:textId="093D4EB6" w:rsidR="00E10EB8" w:rsidRDefault="00235498" w:rsidP="00C700B8">
      <w:r>
        <w:t>The chemical-specific</w:t>
      </w:r>
      <w:r w:rsidR="00BC7E7A" w:rsidRPr="00BC7E7A">
        <w:t xml:space="preserve"> </w:t>
      </w:r>
      <w:r w:rsidR="00BC7E7A">
        <w:t xml:space="preserve">HTTK QSPR </w:t>
      </w:r>
      <w:r>
        <w:t xml:space="preserve">parameters were incorporated into a generic “high throughput” PBTK (or HT-PBTK) model designed for use with HTTK parameters. The </w:t>
      </w:r>
      <w:r w:rsidR="00026196">
        <w:t xml:space="preserve">HT-PBTK </w:t>
      </w:r>
      <w:r>
        <w:t>model predicted concentration vs time</w:t>
      </w:r>
      <w:r w:rsidR="00781031">
        <w:t xml:space="preserve"> outcomes in plasma (and other tissues, although the evaluation data were all plasma) as a function of species, dose route, dose amount, and observation times. </w:t>
      </w:r>
      <w:r w:rsidR="00BC6BA2">
        <w:t xml:space="preserve">The physiological aspects of the model were varied based on species specific </w:t>
      </w:r>
      <w:r w:rsidR="00AF5E58">
        <w:t xml:space="preserve">scaling estimates </w:t>
      </w:r>
      <w:r w:rsidR="00477F7B">
        <w:fldChar w:fldCharType="begin"/>
      </w:r>
      <w:r w:rsidR="009870A7">
        <w:instrText xml:space="preserve"> ADDIN EN.CITE &lt;EndNote&gt;&lt;Cite&gt;&lt;Author&gt;Davies&lt;/Author&gt;&lt;Year&gt;1993&lt;/Year&gt;&lt;RecNum&gt;352&lt;/RecNum&gt;&lt;DisplayText&gt;(Davies and Morris 1993)&lt;/DisplayText&gt;&lt;record&gt;&lt;rec-number&gt;352&lt;/rec-number&gt;&lt;foreign-keys&gt;&lt;key app="EN" db-id="5sedwzxv0frxxfep2afv55whvxe0v9vsv290" timestamp="1559649428"&gt;352&lt;/key&gt;&lt;/foreign-keys&gt;&lt;ref-type name="Journal Article"&gt;17&lt;/ref-type&gt;&lt;contributors&gt;&lt;authors&gt;&lt;author&gt;Davies, Brian&lt;/author&gt;&lt;author&gt;Morris, Tim&lt;/author&gt;&lt;/authors&gt;&lt;/contributors&gt;&lt;titles&gt;&lt;title&gt;Physiological parameters in laboratory animals and humans&lt;/title&gt;&lt;secondary-title&gt;Pharmaceutical Research&lt;/secondary-title&gt;&lt;/titles&gt;&lt;periodical&gt;&lt;full-title&gt;Pharmaceutical Research&lt;/full-title&gt;&lt;/periodical&gt;&lt;pages&gt;1093-1095&lt;/pages&gt;&lt;volume&gt;10&lt;/volume&gt;&lt;number&gt;7&lt;/number&gt;&lt;dates&gt;&lt;year&gt;1993&lt;/year&gt;&lt;/dates&gt;&lt;isbn&gt;0724-8741&lt;/isbn&gt;&lt;urls&gt;&lt;/urls&gt;&lt;/record&gt;&lt;/Cite&gt;&lt;/EndNote&gt;</w:instrText>
      </w:r>
      <w:r w:rsidR="00477F7B">
        <w:fldChar w:fldCharType="separate"/>
      </w:r>
      <w:r w:rsidR="009870A7">
        <w:rPr>
          <w:noProof/>
        </w:rPr>
        <w:t>(Davies and Morris 1993)</w:t>
      </w:r>
      <w:r w:rsidR="00477F7B">
        <w:fldChar w:fldCharType="end"/>
      </w:r>
      <w:r w:rsidR="00AF5E58">
        <w:t xml:space="preserve"> in units of L/h/kg</w:t>
      </w:r>
      <w:r w:rsidR="00AF5E58" w:rsidRPr="00002C1A">
        <w:rPr>
          <w:vertAlign w:val="superscript"/>
        </w:rPr>
        <w:t>3/4</w:t>
      </w:r>
      <w:r w:rsidR="00AF5E58">
        <w:t xml:space="preserve"> for flows and L/kg for volumes</w:t>
      </w:r>
      <w:r w:rsidR="006219E8">
        <w:t>. 70 kg was used for the human body weight and 0.25 kg was used for the rat.</w:t>
      </w:r>
    </w:p>
    <w:p w14:paraId="26E6E6B4" w14:textId="3ED8BA03" w:rsidR="000929FB" w:rsidRDefault="004E3CED" w:rsidP="00BC60D9">
      <w:r>
        <w:tab/>
      </w:r>
    </w:p>
    <w:p w14:paraId="4C3850B2" w14:textId="08D11FAC" w:rsidR="00DA2F7F" w:rsidRDefault="00BA6FE0" w:rsidP="00BC60D9">
      <w:r w:rsidRPr="00810B69">
        <w:t>R package “httk”</w:t>
      </w:r>
      <w:r w:rsidR="0055434C">
        <w:t xml:space="preserve"> </w:t>
      </w:r>
      <w:r w:rsidR="0055434C">
        <w:fldChar w:fldCharType="begin"/>
      </w:r>
      <w:r w:rsidR="0055434C">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55434C">
        <w:fldChar w:fldCharType="separate"/>
      </w:r>
      <w:r w:rsidR="0055434C">
        <w:rPr>
          <w:noProof/>
        </w:rPr>
        <w:t>(Pearce et al. 2017b)</w:t>
      </w:r>
      <w:r w:rsidR="0055434C">
        <w:fldChar w:fldCharType="end"/>
      </w:r>
      <w:r w:rsidRPr="00810B69">
        <w:t xml:space="preserve"> </w:t>
      </w:r>
      <w:r w:rsidRPr="001E2AC4">
        <w:rPr>
          <w:highlight w:val="yellow"/>
        </w:rPr>
        <w:t>v2.3.2</w:t>
      </w:r>
      <w:r>
        <w:t xml:space="preserve"> was used to provide HT-PBTK predictions for the Level 2 analysis.</w:t>
      </w:r>
      <w:r w:rsidR="00002C1A">
        <w:t xml:space="preserve"> “httk” </w:t>
      </w:r>
      <w:r w:rsidR="00002C1A" w:rsidRPr="00810B69">
        <w:t>can parameterize a physiologically based toxicokinetic (PBTK) model based on chemical-specific values for</w:t>
      </w:r>
      <w:r w:rsidR="00002C1A">
        <w:t xml:space="preserve"> fraction unbound in plasma (</w:t>
      </w:r>
      <w:r w:rsidR="00002C1A" w:rsidRPr="00810B69">
        <w:t>f</w:t>
      </w:r>
      <w:r w:rsidR="00002C1A" w:rsidRPr="00810B69">
        <w:rPr>
          <w:vertAlign w:val="subscript"/>
        </w:rPr>
        <w:t>up</w:t>
      </w:r>
      <w:r w:rsidR="00002C1A">
        <w:t>, unitless) a</w:t>
      </w:r>
      <w:r w:rsidR="00002C1A" w:rsidRPr="00810B69">
        <w:t xml:space="preserve">nd </w:t>
      </w:r>
      <w:r w:rsidR="00002C1A">
        <w:t>intrinsic hepatic clearance (</w:t>
      </w:r>
      <w:r w:rsidR="00002C1A" w:rsidRPr="00810B69">
        <w:t>Cl</w:t>
      </w:r>
      <w:r w:rsidR="00002C1A" w:rsidRPr="00810B69">
        <w:rPr>
          <w:vertAlign w:val="subscript"/>
        </w:rPr>
        <w:t>int</w:t>
      </w:r>
      <w:r w:rsidR="00002C1A">
        <w:t>, µL/min/10</w:t>
      </w:r>
      <w:r w:rsidR="00002C1A" w:rsidRPr="00C57902">
        <w:rPr>
          <w:vertAlign w:val="superscript"/>
        </w:rPr>
        <w:t>6</w:t>
      </w:r>
      <w:r w:rsidR="00002C1A">
        <w:t xml:space="preserve"> hepatocytes).</w:t>
      </w:r>
      <w:r w:rsidR="008D0B87">
        <w:t xml:space="preserve"> </w:t>
      </w:r>
      <w:r>
        <w:t>A</w:t>
      </w:r>
      <w:commentRangeStart w:id="24"/>
      <w:commentRangeStart w:id="25"/>
      <w:r w:rsidR="00DA2F7F">
        <w:t xml:space="preserve"> generic PBTK model </w:t>
      </w:r>
      <w:r>
        <w:t xml:space="preserve">was </w:t>
      </w:r>
      <w:r w:rsidR="00DA2F7F">
        <w:t>used (model “</w:t>
      </w:r>
      <w:r w:rsidR="00BC7E7A">
        <w:t>gas_</w:t>
      </w:r>
      <w:r w:rsidR="00DA2F7F">
        <w:t xml:space="preserve">pbtk”) </w:t>
      </w:r>
      <w:r>
        <w:t xml:space="preserve">that </w:t>
      </w:r>
      <w:r w:rsidR="00DA2F7F">
        <w:t>consists of</w:t>
      </w:r>
      <w:r w:rsidR="00DE3F4C">
        <w:t xml:space="preserve"> well-mixed compartments for the gut, kidney, liver, </w:t>
      </w:r>
      <w:r>
        <w:t xml:space="preserve">lung, </w:t>
      </w:r>
      <w:r w:rsidR="00DE3F4C">
        <w:t xml:space="preserve">and rest of body. </w:t>
      </w:r>
      <w:r w:rsidR="00BC7E7A">
        <w:t xml:space="preserve">The model allows exposure </w:t>
      </w:r>
      <w:r w:rsidR="001C56C1">
        <w:t>by oral and intravenous doses, and clearance by glomerular filtration (kidneys), metabolism (liver), and exhalation (lungs). Though the model allows for inhalation exposures</w:t>
      </w:r>
      <w:r>
        <w:t>,</w:t>
      </w:r>
      <w:r w:rsidR="001C56C1">
        <w:t xml:space="preserve"> these were not present in the CvT data used. </w:t>
      </w:r>
      <w:r w:rsidR="00DE3F4C">
        <w:t>The model is parameterized for a chemical using f</w:t>
      </w:r>
      <w:r w:rsidR="00DE3F4C" w:rsidRPr="009E42B1">
        <w:rPr>
          <w:vertAlign w:val="subscript"/>
        </w:rPr>
        <w:t>up</w:t>
      </w:r>
      <w:r w:rsidR="00DE3F4C">
        <w:t xml:space="preserve"> and C</w:t>
      </w:r>
      <w:r w:rsidR="00EA3460">
        <w:t>l</w:t>
      </w:r>
      <w:r w:rsidR="00DE3F4C" w:rsidRPr="009E42B1">
        <w:rPr>
          <w:vertAlign w:val="subscript"/>
        </w:rPr>
        <w:t>int</w:t>
      </w:r>
      <w:r w:rsidR="00DE3F4C">
        <w:t xml:space="preserve"> plus equilibrium tissue:plasma partition coefficients predicted with a modified Schmitt’s method</w:t>
      </w:r>
      <w:r w:rsidR="0055434C">
        <w:t xml:space="preserve"> </w:t>
      </w:r>
      <w:r w:rsidR="0055434C">
        <w:fldChar w:fldCharType="begin"/>
      </w:r>
      <w:r w:rsidR="0055434C">
        <w:instrText xml:space="preserve"> ADDIN EN.CITE &lt;EndNote&gt;&lt;Cite&gt;&lt;Author&gt;Pearce&lt;/Author&gt;&lt;Year&gt;2017&lt;/Year&gt;&lt;RecNum&gt;475&lt;/RecNum&gt;&lt;DisplayText&gt;(Pearce et al. 2017a; Schmitt 2008)&lt;/DisplayText&gt;&lt;record&gt;&lt;rec-number&gt;475&lt;/rec-number&gt;&lt;foreign-keys&gt;&lt;key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Cite&gt;&lt;Author&gt;Schmitt&lt;/Author&gt;&lt;Year&gt;2008&lt;/Year&gt;&lt;RecNum&gt;246&lt;/RecNum&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EndNote&gt;</w:instrText>
      </w:r>
      <w:r w:rsidR="0055434C">
        <w:fldChar w:fldCharType="separate"/>
      </w:r>
      <w:r w:rsidR="0055434C">
        <w:rPr>
          <w:noProof/>
        </w:rPr>
        <w:t>(Pearce et al. 2017a; Schmitt 2008)</w:t>
      </w:r>
      <w:r w:rsidR="0055434C">
        <w:fldChar w:fldCharType="end"/>
      </w:r>
      <w:r w:rsidR="0055434C">
        <w:t xml:space="preserve"> including aspects of </w:t>
      </w:r>
      <w:r w:rsidR="0055434C">
        <w:fldChar w:fldCharType="begin"/>
      </w:r>
      <w:r w:rsidR="0055434C">
        <w:instrText xml:space="preserve"> ADDIN EN.CITE &lt;EndNote&gt;&lt;Cite AuthorYear="1"&gt;&lt;Author&gt;Peyret&lt;/Author&gt;&lt;Year&gt;2010&lt;/Year&gt;&lt;RecNum&gt;214&lt;/RecNum&gt;&lt;DisplayText&gt;Peyret et al. (2010)&lt;/DisplayText&gt;&lt;record&gt;&lt;rec-number&gt;214&lt;/rec-number&gt;&lt;foreign-keys&gt;&lt;key app="EN" db-id="5sedwzxv0frxxfep2afv55whvxe0v9vsv290" timestamp="1559649428"&gt;214&lt;/key&gt;&lt;/foreign-keys&gt;&lt;ref-type name="Journal Article"&gt;17&lt;/ref-type&gt;&lt;contributors&gt;&lt;authors&gt;&lt;author&gt;Peyret, Thomas&lt;/author&gt;&lt;author&gt;Poulin, Patrick&lt;/author&gt;&lt;author&gt;Krishnan, Kannan&lt;/author&gt;&lt;/authors&gt;&lt;/contributors&gt;&lt;titles&gt;&lt;title&gt;A unified algorithm for predicting partition coefficients for PBPK modeling of drugs and environmental chemicals&lt;/title&gt;&lt;secondary-title&gt;&lt;style face="italic" font="Calibri" size="11"&gt;Toxicology and Applied Pharmacology&lt;/style&gt;&lt;/secondary-title&gt;&lt;/titles&gt;&lt;periodical&gt;&lt;full-title&gt;Toxicology and Applied Pharmacology&lt;/full-title&gt;&lt;/periodical&gt;&lt;pages&gt;197-207&lt;/pages&gt;&lt;volume&gt;249&lt;/volume&gt;&lt;number&gt;3&lt;/number&gt;&lt;dates&gt;&lt;year&gt;2010&lt;/year&gt;&lt;/dates&gt;&lt;isbn&gt;0041-008X&lt;/isbn&gt;&lt;urls&gt;&lt;/urls&gt;&lt;/record&gt;&lt;/Cite&gt;&lt;/EndNote&gt;</w:instrText>
      </w:r>
      <w:r w:rsidR="0055434C">
        <w:fldChar w:fldCharType="separate"/>
      </w:r>
      <w:r w:rsidR="0055434C">
        <w:rPr>
          <w:noProof/>
        </w:rPr>
        <w:t>Peyret et al. (2010)</w:t>
      </w:r>
      <w:r w:rsidR="0055434C">
        <w:fldChar w:fldCharType="end"/>
      </w:r>
      <w:r w:rsidR="00DE3F4C">
        <w:t xml:space="preserve">. </w:t>
      </w:r>
      <w:r w:rsidR="00D17C3E">
        <w:t>Cl</w:t>
      </w:r>
      <w:r w:rsidR="00D17C3E" w:rsidRPr="00D80482">
        <w:rPr>
          <w:vertAlign w:val="subscript"/>
        </w:rPr>
        <w:t>int</w:t>
      </w:r>
      <w:r w:rsidR="009F7A61" w:rsidRPr="00D80482">
        <w:rPr>
          <w:vertAlign w:val="superscript"/>
        </w:rPr>
        <w:t>in</w:t>
      </w:r>
      <w:r w:rsidR="00D80482">
        <w:rPr>
          <w:vertAlign w:val="superscript"/>
        </w:rPr>
        <w:t xml:space="preserve"> </w:t>
      </w:r>
      <w:r w:rsidR="009F7A61" w:rsidRPr="00D80482">
        <w:rPr>
          <w:vertAlign w:val="superscript"/>
        </w:rPr>
        <w:t>vitro</w:t>
      </w:r>
      <w:r w:rsidR="009F7A61" w:rsidRPr="00D80482">
        <w:rPr>
          <w:vertAlign w:val="subscript"/>
        </w:rPr>
        <w:t xml:space="preserve"> </w:t>
      </w:r>
      <w:r w:rsidR="009F7A61">
        <w:t xml:space="preserve">(units of </w:t>
      </w:r>
      <w:r w:rsidR="00D80482">
        <w:t>µ</w:t>
      </w:r>
      <w:r w:rsidR="009F7A61">
        <w:t>L/min/10</w:t>
      </w:r>
      <w:r w:rsidR="009F7A61" w:rsidRPr="00D80482">
        <w:rPr>
          <w:vertAlign w:val="superscript"/>
        </w:rPr>
        <w:t>6</w:t>
      </w:r>
      <w:r w:rsidR="009F7A61">
        <w:t xml:space="preserve"> hepatocytes) is scaled to Cl</w:t>
      </w:r>
      <w:r w:rsidR="009F7A61" w:rsidRPr="00D80482">
        <w:rPr>
          <w:vertAlign w:val="subscript"/>
        </w:rPr>
        <w:t>int</w:t>
      </w:r>
      <w:r w:rsidR="009F7A61" w:rsidRPr="00D80482">
        <w:rPr>
          <w:vertAlign w:val="superscript"/>
        </w:rPr>
        <w:t>liver</w:t>
      </w:r>
      <w:r w:rsidR="009F7A61">
        <w:t xml:space="preserve"> (L/h</w:t>
      </w:r>
      <w:r w:rsidR="00D80482">
        <w:t>/kg</w:t>
      </w:r>
      <w:r w:rsidR="009F7A61">
        <w:t xml:space="preserve">) using species specific values for liver volume, density, and hepatocellularity. </w:t>
      </w:r>
      <w:r w:rsidR="00DE3F4C">
        <w:t xml:space="preserve">Oral dosing is subject to first-pass metabolism by the liver </w:t>
      </w:r>
      <w:commentRangeEnd w:id="24"/>
      <w:r w:rsidR="005C2407">
        <w:rPr>
          <w:rStyle w:val="CommentReference"/>
        </w:rPr>
        <w:commentReference w:id="24"/>
      </w:r>
      <w:commentRangeEnd w:id="25"/>
      <w:r w:rsidR="009A5CCE">
        <w:rPr>
          <w:rStyle w:val="CommentReference"/>
        </w:rPr>
        <w:commentReference w:id="25"/>
      </w:r>
      <w:r w:rsidR="00DE3F4C">
        <w:t>before the compound distributes systemically</w:t>
      </w:r>
      <w:commentRangeStart w:id="26"/>
      <w:r w:rsidR="00DE3F4C">
        <w:t>.</w:t>
      </w:r>
      <w:commentRangeEnd w:id="26"/>
      <w:r w:rsidR="00DA2F7F">
        <w:rPr>
          <w:rStyle w:val="CommentReference"/>
        </w:rPr>
        <w:commentReference w:id="26"/>
      </w:r>
      <w:r w:rsidR="001D70BF">
        <w:t xml:space="preserve"> 100% oral absorption from the gut was assume</w:t>
      </w:r>
      <w:r w:rsidR="00037E37">
        <w:t>d</w:t>
      </w:r>
      <w:r w:rsidR="001D70BF">
        <w:t xml:space="preserve">, with no gut metabolism. </w:t>
      </w:r>
      <w:r w:rsidR="008612C4">
        <w:t>The model was simulated using command “</w:t>
      </w:r>
      <w:r w:rsidR="001E1C75">
        <w:t>httk::</w:t>
      </w:r>
      <w:r w:rsidR="008612C4">
        <w:t>s</w:t>
      </w:r>
      <w:r w:rsidR="008612C4" w:rsidRPr="008612C4">
        <w:t>olve_</w:t>
      </w:r>
      <w:r w:rsidR="00EC25C2">
        <w:t>g</w:t>
      </w:r>
      <w:r w:rsidR="00D17C3E">
        <w:t>as_</w:t>
      </w:r>
      <w:r w:rsidR="008612C4" w:rsidRPr="008612C4">
        <w:t>pbtk</w:t>
      </w:r>
      <w:r w:rsidR="008612C4">
        <w:t>()” with option default.to.human=TRUE</w:t>
      </w:r>
      <w:r w:rsidR="009E42B1">
        <w:t xml:space="preserve"> – that is, since no rat-specific values are predicted by the models </w:t>
      </w:r>
      <w:r w:rsidR="009E42B1">
        <w:lastRenderedPageBreak/>
        <w:t xml:space="preserve">under evaluation, comparisons to data from rats were done using rat physiology but human </w:t>
      </w:r>
      <w:r w:rsidR="00E162F6" w:rsidRPr="00E162F6">
        <w:rPr>
          <w:i/>
        </w:rPr>
        <w:t>in vitro</w:t>
      </w:r>
      <w:r w:rsidR="009E42B1">
        <w:t xml:space="preserve"> TK parameters</w:t>
      </w:r>
      <w:r w:rsidR="00002C1A">
        <w:t>.</w:t>
      </w:r>
    </w:p>
    <w:p w14:paraId="51C08090" w14:textId="77777777" w:rsidR="00416E54" w:rsidRDefault="00416E54" w:rsidP="00BC60D9"/>
    <w:p w14:paraId="23BD1F54" w14:textId="71DE3AED" w:rsidR="00037E37" w:rsidRDefault="00037E37" w:rsidP="00272D5C">
      <w:pPr>
        <w:pStyle w:val="Heading3"/>
      </w:pPr>
      <w:r w:rsidRPr="001B5AB5">
        <w:t xml:space="preserve">Level </w:t>
      </w:r>
      <w:r>
        <w:t>3</w:t>
      </w:r>
      <w:r w:rsidRPr="001B5AB5">
        <w:t xml:space="preserve"> </w:t>
      </w:r>
      <w:r>
        <w:t>Analysis</w:t>
      </w:r>
    </w:p>
    <w:p w14:paraId="03FC201A" w14:textId="63641DC6" w:rsidR="00181EA1" w:rsidRDefault="005E0D08" w:rsidP="00181EA1">
      <w:r>
        <w:t xml:space="preserve">This level of analysis focuses on the impact of using HTTK QSPRs to predict </w:t>
      </w:r>
      <w:r w:rsidR="00C700B8">
        <w:t xml:space="preserve">TK </w:t>
      </w:r>
      <w:r w:rsidR="00724709">
        <w:t>s</w:t>
      </w:r>
      <w:r w:rsidR="00C700B8">
        <w:t xml:space="preserve">ummary </w:t>
      </w:r>
      <w:r w:rsidR="00724709">
        <w:t>s</w:t>
      </w:r>
      <w:r w:rsidR="00C700B8">
        <w:t>tatistics</w:t>
      </w:r>
      <w:r>
        <w:t xml:space="preserve"> – key aspects of the CvT curve </w:t>
      </w:r>
      <w:r w:rsidR="00974881">
        <w:t>that often cha</w:t>
      </w:r>
      <w:r w:rsidR="008B0D46">
        <w:t xml:space="preserve">racterize the implications of TK. </w:t>
      </w:r>
      <w:r w:rsidR="00181EA1">
        <w:t xml:space="preserve">The predictions were evaluated by using values estimated from the </w:t>
      </w:r>
      <w:r w:rsidR="00181EA1" w:rsidRPr="00181EA1">
        <w:rPr>
          <w:i/>
          <w:iCs/>
        </w:rPr>
        <w:t>in vivo</w:t>
      </w:r>
      <w:r w:rsidR="00181EA1">
        <w:t xml:space="preserve">-calibrated empirical models. </w:t>
      </w:r>
      <w:r w:rsidR="008B0D46">
        <w:t>These statistics include peak concentration (C</w:t>
      </w:r>
      <w:r w:rsidR="008B0D46" w:rsidRPr="00EC25C2">
        <w:rPr>
          <w:vertAlign w:val="subscript"/>
        </w:rPr>
        <w:t>max</w:t>
      </w:r>
      <w:r w:rsidR="008B0D46">
        <w:t>), time-integrated concentration (AUC), steady-state concentration resulting from repeated dosing (C</w:t>
      </w:r>
      <w:r w:rsidR="008B0D46" w:rsidRPr="00EC25C2">
        <w:rPr>
          <w:vertAlign w:val="subscript"/>
        </w:rPr>
        <w:t>ss</w:t>
      </w:r>
      <w:r w:rsidR="008B0D46">
        <w:t xml:space="preserve">), </w:t>
      </w:r>
      <w:r w:rsidR="00036646">
        <w:t>total clearance (CL</w:t>
      </w:r>
      <w:r w:rsidR="00036646" w:rsidRPr="00EC25C2">
        <w:rPr>
          <w:vertAlign w:val="subscript"/>
        </w:rPr>
        <w:t>tot</w:t>
      </w:r>
      <w:r w:rsidR="00036646">
        <w:t>), elimination half-life (t</w:t>
      </w:r>
      <w:r w:rsidR="00036646" w:rsidRPr="00EC25C2">
        <w:rPr>
          <w:vertAlign w:val="subscript"/>
        </w:rPr>
        <w:t>half</w:t>
      </w:r>
      <w:r w:rsidR="00036646">
        <w:t>), and volume of distribution (V</w:t>
      </w:r>
      <w:r w:rsidR="00036646" w:rsidRPr="00EC25C2">
        <w:rPr>
          <w:vertAlign w:val="subscript"/>
        </w:rPr>
        <w:t>d</w:t>
      </w:r>
      <w:r w:rsidR="00036646">
        <w:t xml:space="preserve">). Based on QSPR-derived and </w:t>
      </w:r>
      <w:r w:rsidR="00036646" w:rsidRPr="00026196">
        <w:rPr>
          <w:i/>
          <w:iCs/>
        </w:rPr>
        <w:t>in vitro</w:t>
      </w:r>
      <w:r w:rsidR="00036646">
        <w:t xml:space="preserve"> parameters, these summary statistics were calculated </w:t>
      </w:r>
      <w:r w:rsidR="00651155">
        <w:t>using various function</w:t>
      </w:r>
      <w:r w:rsidR="00181EA1">
        <w:t>s</w:t>
      </w:r>
      <w:r w:rsidR="00651155">
        <w:t xml:space="preserve"> of </w:t>
      </w:r>
      <w:r w:rsidR="00E162F6" w:rsidRPr="00810B69">
        <w:t>R package “httk”</w:t>
      </w:r>
      <w:r w:rsidR="00181EA1">
        <w:t xml:space="preserve">: Volume of distribution was calculated using the same calibrated Schmitt partition coefficient algorithm as for the HT-PBTK model, but with all tissues lumped into a single compartment. </w:t>
      </w:r>
      <w:r w:rsidR="001C32D6">
        <w:t>Volume of distribution depends largely on physico-chemical properties with some input from f</w:t>
      </w:r>
      <w:r w:rsidR="001C32D6" w:rsidRPr="00181EA1">
        <w:rPr>
          <w:vertAlign w:val="subscript"/>
        </w:rPr>
        <w:t>up</w:t>
      </w:r>
      <w:r w:rsidR="001C32D6">
        <w:t xml:space="preserve"> and was calculated using httk::calc_vdist(). </w:t>
      </w:r>
      <w:r w:rsidR="00181EA1">
        <w:t>For k</w:t>
      </w:r>
      <w:r w:rsidR="00181EA1" w:rsidRPr="00CA55F2">
        <w:rPr>
          <w:vertAlign w:val="subscript"/>
        </w:rPr>
        <w:t>elim</w:t>
      </w:r>
      <w:r w:rsidR="00181EA1">
        <w:t xml:space="preserve"> the inverse of the steady-state concentration (1/C</w:t>
      </w:r>
      <w:r w:rsidR="00181EA1" w:rsidRPr="00CA55F2">
        <w:rPr>
          <w:vertAlign w:val="subscript"/>
        </w:rPr>
        <w:t>ss</w:t>
      </w:r>
      <w:r w:rsidR="00181EA1">
        <w:t>) was used as an effective clearance rate and was converted to elimination rate using the estimated (V</w:t>
      </w:r>
      <w:r w:rsidR="00181EA1" w:rsidRPr="00CA55F2">
        <w:rPr>
          <w:vertAlign w:val="subscript"/>
        </w:rPr>
        <w:t>d</w:t>
      </w:r>
      <w:r w:rsidR="00181EA1">
        <w:t>).</w:t>
      </w:r>
      <w:r w:rsidR="001C32D6">
        <w:t xml:space="preserve"> </w:t>
      </w:r>
      <w:r w:rsidR="00181EA1">
        <w:t>Steady-state concentration depends upon both Cl</w:t>
      </w:r>
      <w:r w:rsidR="00181EA1" w:rsidRPr="00181EA1">
        <w:rPr>
          <w:vertAlign w:val="subscript"/>
        </w:rPr>
        <w:t>int</w:t>
      </w:r>
      <w:r w:rsidR="00181EA1">
        <w:t xml:space="preserve"> and f</w:t>
      </w:r>
      <w:r w:rsidR="00181EA1" w:rsidRPr="00181EA1">
        <w:rPr>
          <w:vertAlign w:val="subscript"/>
        </w:rPr>
        <w:t>up</w:t>
      </w:r>
      <w:r w:rsidR="00181EA1">
        <w:t xml:space="preserve"> and was calculated using httk::calc_css(model=”gas_pbtk”) so as to include exhalation as a route of elimination for semi- and volatile chemicals.</w:t>
      </w:r>
    </w:p>
    <w:p w14:paraId="6891701A" w14:textId="77777777" w:rsidR="00284274" w:rsidRDefault="00284274" w:rsidP="00181EA1"/>
    <w:p w14:paraId="4944B044" w14:textId="098BD5D0" w:rsidR="00284274" w:rsidRDefault="00284274" w:rsidP="00284274">
      <w:r>
        <w:t>Human half-life predictions (IFS-QSAR and QSARINS-Chem) were first converted to rat predictions using allometric scaling (the ratio of rat body weight, assumed to be 0.25 kg, to human, 70 kg, raised to the ¾ power). Half-lives were converted to elimination rates and multiplied by the V</w:t>
      </w:r>
      <w:r w:rsidRPr="00ED7912">
        <w:rPr>
          <w:vertAlign w:val="subscript"/>
        </w:rPr>
        <w:t>d</w:t>
      </w:r>
      <w:r>
        <w:t xml:space="preserve"> from the consensus model to estimate total clearance and Css. </w:t>
      </w:r>
    </w:p>
    <w:p w14:paraId="40310570" w14:textId="77777777" w:rsidR="00253A87" w:rsidRDefault="00253A87" w:rsidP="00BC60D9"/>
    <w:p w14:paraId="0B7E2FDF" w14:textId="6CD1C2D3" w:rsidR="00037E37" w:rsidRDefault="00037E37" w:rsidP="00272D5C">
      <w:pPr>
        <w:pStyle w:val="Heading3"/>
      </w:pPr>
      <w:r w:rsidRPr="001B5AB5">
        <w:t xml:space="preserve">Level </w:t>
      </w:r>
      <w:r>
        <w:t>4</w:t>
      </w:r>
      <w:r w:rsidRPr="001B5AB5">
        <w:t xml:space="preserve"> </w:t>
      </w:r>
      <w:r>
        <w:t>Analysis</w:t>
      </w:r>
    </w:p>
    <w:p w14:paraId="7F9CEF34" w14:textId="22B782D5" w:rsidR="00181EA1" w:rsidRDefault="00CA55F2" w:rsidP="00BC60D9">
      <w:r>
        <w:t>Level 4 is an uncertainty analysis. We</w:t>
      </w:r>
      <w:r w:rsidR="001B3CC2">
        <w:t xml:space="preserve"> </w:t>
      </w:r>
      <w:r w:rsidR="00EC25C2">
        <w:t xml:space="preserve">identified </w:t>
      </w:r>
      <w:r w:rsidR="001B3CC2">
        <w:t xml:space="preserve">the relative </w:t>
      </w:r>
      <w:r w:rsidR="00AE0660">
        <w:t xml:space="preserve">contribution of HTTK errors in different </w:t>
      </w:r>
      <w:r w:rsidR="00014F9B">
        <w:t xml:space="preserve">phases </w:t>
      </w:r>
      <w:r w:rsidR="00AE0660">
        <w:t>of TK</w:t>
      </w:r>
      <w:r w:rsidR="00014F9B">
        <w:t xml:space="preserve"> (</w:t>
      </w:r>
      <w:r w:rsidR="00014F9B">
        <w:fldChar w:fldCharType="begin"/>
      </w:r>
      <w:r w:rsidR="00014F9B">
        <w:instrText xml:space="preserve"> REF _Ref79399113 \h </w:instrText>
      </w:r>
      <w:r w:rsidR="00014F9B">
        <w:fldChar w:fldCharType="separate"/>
      </w:r>
      <w:r w:rsidR="00834090">
        <w:t xml:space="preserve">Figure </w:t>
      </w:r>
      <w:r w:rsidR="00834090">
        <w:rPr>
          <w:noProof/>
        </w:rPr>
        <w:t>1</w:t>
      </w:r>
      <w:r w:rsidR="00014F9B">
        <w:fldChar w:fldCharType="end"/>
      </w:r>
      <w:r w:rsidR="00014F9B">
        <w:t>) to the overall error.</w:t>
      </w:r>
      <w:r w:rsidR="00AE0660">
        <w:t xml:space="preserve"> </w:t>
      </w:r>
      <w:r>
        <w:t xml:space="preserve">Empirical one- or two-compartment models were used (as indicated by invivoPKfit). The source of the parameters for the compartmental models was varied between in vivo-data based and values predicted by </w:t>
      </w:r>
      <w:r w:rsidR="00ED493C">
        <w:t>HT-PBTK</w:t>
      </w:r>
      <w:r>
        <w:t xml:space="preserve"> using the consensus QSPR predictions. </w:t>
      </w:r>
      <w:r w:rsidR="00181EA1">
        <w:t xml:space="preserve">Level 4 focused only on the consensus model values for HTTK parameters. </w:t>
      </w:r>
      <w:r w:rsidR="00014F9B">
        <w:t xml:space="preserve">The empirical TK model </w:t>
      </w:r>
      <w:r w:rsidR="00427122">
        <w:t>parameters estimated directly from the in vivo data were assumed to</w:t>
      </w:r>
      <w:r w:rsidR="007E11BE">
        <w:t xml:space="preserve"> represent</w:t>
      </w:r>
      <w:r w:rsidR="00427122">
        <w:t xml:space="preserve"> the lowest overall error. </w:t>
      </w:r>
      <w:r w:rsidR="00C700B8">
        <w:t xml:space="preserve">Sensitivity of error </w:t>
      </w:r>
      <w:r w:rsidR="00911453">
        <w:t xml:space="preserve">was calculated by sequentially </w:t>
      </w:r>
      <w:r w:rsidR="00C700B8">
        <w:t>substituting</w:t>
      </w:r>
      <w:r w:rsidR="00911453">
        <w:t xml:space="preserve"> values derived from the consensus HTTK model for the in vivo</w:t>
      </w:r>
      <w:r w:rsidR="00C700B8">
        <w:t>-</w:t>
      </w:r>
      <w:r w:rsidR="00C700B8">
        <w:lastRenderedPageBreak/>
        <w:t>estimated values for absorption</w:t>
      </w:r>
      <w:r w:rsidR="0096152C">
        <w:t xml:space="preserve"> (F</w:t>
      </w:r>
      <w:r w:rsidR="0096152C" w:rsidRPr="00CA55F2">
        <w:rPr>
          <w:vertAlign w:val="subscript"/>
        </w:rPr>
        <w:t>bio</w:t>
      </w:r>
      <w:r w:rsidR="0096152C">
        <w:t>)</w:t>
      </w:r>
      <w:r w:rsidR="00C700B8">
        <w:t>, distribution</w:t>
      </w:r>
      <w:r w:rsidR="0096152C">
        <w:t xml:space="preserve"> (V</w:t>
      </w:r>
      <w:r w:rsidR="0096152C" w:rsidRPr="00CA55F2">
        <w:rPr>
          <w:vertAlign w:val="subscript"/>
        </w:rPr>
        <w:t>d</w:t>
      </w:r>
      <w:r w:rsidR="0096152C">
        <w:t>)</w:t>
      </w:r>
      <w:r w:rsidR="00C700B8">
        <w:t>, or metabolism/elimination</w:t>
      </w:r>
      <w:r w:rsidR="0096152C">
        <w:t xml:space="preserve"> (k</w:t>
      </w:r>
      <w:r w:rsidR="0096152C" w:rsidRPr="00181EA1">
        <w:rPr>
          <w:vertAlign w:val="subscript"/>
        </w:rPr>
        <w:t>elim</w:t>
      </w:r>
      <w:r w:rsidR="0096152C">
        <w:t>)</w:t>
      </w:r>
      <w:r w:rsidR="00C700B8">
        <w:t>.</w:t>
      </w:r>
      <w:r w:rsidR="0096152C">
        <w:t xml:space="preserve"> </w:t>
      </w:r>
      <w:r w:rsidR="00181EA1">
        <w:t>Calculation of F</w:t>
      </w:r>
      <w:r w:rsidR="00181EA1" w:rsidRPr="00CA55F2">
        <w:rPr>
          <w:vertAlign w:val="subscript"/>
        </w:rPr>
        <w:t>bio</w:t>
      </w:r>
      <w:r w:rsidR="00181EA1">
        <w:t xml:space="preserve"> was assumed to only include first-pass hepatic metabolism. First pass metabolism for F</w:t>
      </w:r>
      <w:r w:rsidR="00181EA1" w:rsidRPr="00181EA1">
        <w:rPr>
          <w:vertAlign w:val="subscript"/>
        </w:rPr>
        <w:t>bio</w:t>
      </w:r>
      <w:r w:rsidR="00181EA1">
        <w:t xml:space="preserve"> depends on Cl</w:t>
      </w:r>
      <w:r w:rsidR="00181EA1" w:rsidRPr="00181EA1">
        <w:rPr>
          <w:vertAlign w:val="subscript"/>
        </w:rPr>
        <w:t>int</w:t>
      </w:r>
      <w:r w:rsidR="00181EA1">
        <w:t xml:space="preserve"> and f</w:t>
      </w:r>
      <w:r w:rsidR="00181EA1" w:rsidRPr="00181EA1">
        <w:rPr>
          <w:vertAlign w:val="subscript"/>
        </w:rPr>
        <w:t>up</w:t>
      </w:r>
      <w:r w:rsidR="00181EA1">
        <w:t>, and was calculated using httk::calc_hep_bioavailability().</w:t>
      </w:r>
    </w:p>
    <w:p w14:paraId="277EC623" w14:textId="77777777" w:rsidR="00181EA1" w:rsidRDefault="00181EA1" w:rsidP="00BC60D9"/>
    <w:p w14:paraId="43CF550B" w14:textId="77777777" w:rsidR="00272D5C" w:rsidRDefault="00272D5C" w:rsidP="00272D5C">
      <w:pPr>
        <w:pStyle w:val="Heading3"/>
      </w:pPr>
      <w:r>
        <w:t>Evaluation Metrics</w:t>
      </w:r>
    </w:p>
    <w:p w14:paraId="03FE6316" w14:textId="30E23E66" w:rsidR="00272D5C" w:rsidRPr="00FE5ADB" w:rsidRDefault="00BB0606" w:rsidP="00272D5C">
      <w:pPr>
        <w:rPr>
          <w:sz w:val="32"/>
          <w:szCs w:val="32"/>
        </w:rPr>
      </w:pPr>
      <w:r>
        <w:t>At each level m</w:t>
      </w:r>
      <w:commentRangeStart w:id="27"/>
      <w:commentRangeStart w:id="28"/>
      <w:r w:rsidR="00272D5C" w:rsidRPr="00FE5ADB">
        <w:t>ultiple statistics were used to evaluate predictions (</w:t>
      </w:r>
      <w:r w:rsidR="00272D5C" w:rsidRPr="00FE5ADB">
        <w:rPr>
          <w:i/>
          <w:iCs/>
        </w:rPr>
        <w:t>pred</w:t>
      </w:r>
      <w:r w:rsidR="00272D5C" w:rsidRPr="00FE5ADB">
        <w:t>) relative to observed values (</w:t>
      </w:r>
      <w:r w:rsidR="00272D5C" w:rsidRPr="00FE5ADB">
        <w:rPr>
          <w:i/>
          <w:iCs/>
        </w:rPr>
        <w:t>obs</w:t>
      </w:r>
      <w:r w:rsidR="00272D5C" w:rsidRPr="00FE5ADB">
        <w:t>) as appropriate</w:t>
      </w:r>
      <w:commentRangeEnd w:id="27"/>
      <w:r w:rsidR="00272D5C">
        <w:rPr>
          <w:rStyle w:val="CommentReference"/>
        </w:rPr>
        <w:commentReference w:id="27"/>
      </w:r>
      <w:commentRangeEnd w:id="28"/>
      <w:r w:rsidR="00D22B89">
        <w:rPr>
          <w:rStyle w:val="CommentReference"/>
        </w:rPr>
        <w:commentReference w:id="28"/>
      </w:r>
      <w:r w:rsidR="00272D5C" w:rsidRPr="00FE5ADB">
        <w:t>.</w:t>
      </w:r>
      <w:r w:rsidR="00272D5C">
        <w:t xml:space="preserve"> </w:t>
      </w:r>
      <w:r w:rsidR="00272D5C" w:rsidRPr="00FE5ADB">
        <w:t>Relative Predictive Error (RPE) was calculated as RPE =</w:t>
      </w:r>
      <m:oMath>
        <m:r>
          <m:rPr>
            <m:sty m:val="p"/>
          </m:rPr>
          <w:rPr>
            <w:rFonts w:ascii="Cambria Math" w:hAnsi="Cambria Math"/>
          </w:rPr>
          <m:t xml:space="preserve"> </m:t>
        </m:r>
        <m:f>
          <m:fPr>
            <m:ctrlPr>
              <w:rPr>
                <w:rFonts w:ascii="Cambria Math" w:hAnsi="Cambria Math"/>
                <w:i/>
                <w:iCs/>
              </w:rPr>
            </m:ctrlPr>
          </m:fPr>
          <m:num>
            <m:r>
              <w:rPr>
                <w:rFonts w:ascii="Cambria Math" w:hAnsi="Cambria Math"/>
              </w:rPr>
              <m:t>pred-obs</m:t>
            </m:r>
          </m:num>
          <m:den>
            <m:r>
              <w:rPr>
                <w:rFonts w:ascii="Cambria Math" w:hAnsi="Cambria Math"/>
              </w:rPr>
              <m:t>obs</m:t>
            </m:r>
          </m:den>
        </m:f>
      </m:oMath>
      <w:r w:rsidR="00272D5C" w:rsidRPr="00FE5ADB">
        <w:rPr>
          <w:iCs/>
        </w:rPr>
        <w:t xml:space="preserve">, where if </w:t>
      </w:r>
      <w:commentRangeStart w:id="29"/>
      <w:commentRangeStart w:id="30"/>
      <w:r w:rsidR="00272D5C" w:rsidRPr="00FE5ADB">
        <w:rPr>
          <w:iCs/>
        </w:rPr>
        <w:t>the</w:t>
      </w:r>
      <w:commentRangeEnd w:id="29"/>
      <w:r w:rsidR="00272D5C">
        <w:rPr>
          <w:rStyle w:val="CommentReference"/>
        </w:rPr>
        <w:commentReference w:id="29"/>
      </w:r>
      <w:commentRangeEnd w:id="30"/>
      <w:r w:rsidR="001C3614">
        <w:rPr>
          <w:rStyle w:val="CommentReference"/>
        </w:rPr>
        <w:commentReference w:id="30"/>
      </w:r>
      <w:r w:rsidR="00272D5C" w:rsidRPr="00FE5ADB">
        <w:rPr>
          <w:iCs/>
        </w:rPr>
        <w:t xml:space="preserve"> observed value was 0 then the error was set to zero. We note that if the predicted value is 0 then RPE = -1. </w:t>
      </w:r>
      <w:r w:rsidR="00272D5C" w:rsidRPr="00FE5ADB">
        <w:t xml:space="preserve">Absolute Average Fold Error (AAFE) was calculated as AAFE = </w:t>
      </w:r>
      <m:oMath>
        <m:sSup>
          <m:sSupPr>
            <m:ctrlPr>
              <w:rPr>
                <w:rFonts w:ascii="Cambria Math" w:hAnsi="Cambria Math"/>
                <w:i/>
                <w:iCs/>
              </w:rPr>
            </m:ctrlPr>
          </m:sSupPr>
          <m:e>
            <m:r>
              <w:rPr>
                <w:rFonts w:ascii="Cambria Math" w:hAnsi="Cambria Math"/>
              </w:rPr>
              <m:t>10</m:t>
            </m:r>
          </m:e>
          <m:sup>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iCs/>
                              </w:rPr>
                            </m:ctrlPr>
                          </m:fPr>
                          <m:num>
                            <m:r>
                              <w:rPr>
                                <w:rFonts w:ascii="Cambria Math" w:hAnsi="Cambria Math"/>
                              </w:rPr>
                              <m:t>pred</m:t>
                            </m:r>
                          </m:num>
                          <m:den>
                            <m:r>
                              <w:rPr>
                                <w:rFonts w:ascii="Cambria Math" w:hAnsi="Cambria Math"/>
                              </w:rPr>
                              <m:t>obs</m:t>
                            </m:r>
                          </m:den>
                        </m:f>
                      </m:e>
                    </m:func>
                    <m:r>
                      <w:rPr>
                        <w:rFonts w:ascii="Cambria Math" w:hAnsi="Cambria Math"/>
                      </w:rPr>
                      <m:t>|</m:t>
                    </m:r>
                  </m:e>
                </m:nary>
              </m:e>
            </m:d>
          </m:sup>
        </m:sSup>
      </m:oMath>
      <w:r w:rsidR="00272D5C" w:rsidRPr="00FE5ADB">
        <w:rPr>
          <w:iCs/>
        </w:rPr>
        <w:t xml:space="preserve">, where </w:t>
      </w:r>
      <w:r w:rsidR="00272D5C" w:rsidRPr="00FE5ADB">
        <w:t xml:space="preserve">if pred=0 and obs=0 we assigned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r>
          <m:rPr>
            <m:sty m:val="p"/>
          </m:rPr>
          <w:rPr>
            <w:rFonts w:ascii="Cambria Math" w:hAnsi="Cambria Math"/>
          </w:rPr>
          <m:t xml:space="preserve"> </m:t>
        </m:r>
      </m:oMath>
      <w:r w:rsidR="00272D5C" w:rsidRPr="00FE5ADB">
        <w:t xml:space="preserve">= 0. Root Mean Squared Log Error (RMSLE) was calculated as RMSLE = </w:t>
      </w:r>
      <m:oMath>
        <m:rad>
          <m:radPr>
            <m:degHide m:val="1"/>
            <m:ctrlPr>
              <w:rPr>
                <w:rFonts w:ascii="Cambria Math" w:hAnsi="Cambria Math"/>
                <w:i/>
                <w:iCs/>
              </w:rPr>
            </m:ctrlPr>
          </m:radPr>
          <m:deg/>
          <m:e>
            <m:sSup>
              <m:sSupPr>
                <m:ctrlPr>
                  <w:rPr>
                    <w:rFonts w:ascii="Cambria Math" w:hAnsi="Cambria Math"/>
                    <w:i/>
                    <w:iCs/>
                  </w:rPr>
                </m:ctrlPr>
              </m:sSup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r>
                              <w:rPr>
                                <w:rFonts w:ascii="Cambria Math" w:hAnsi="Cambria Math"/>
                              </w:rPr>
                              <m:t>pred+1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(obs+1)</m:t>
                            </m:r>
                          </m:e>
                        </m:func>
                      </m:e>
                    </m:func>
                  </m:e>
                </m:nary>
                <m:r>
                  <w:rPr>
                    <w:rFonts w:ascii="Cambria Math" w:hAnsi="Cambria Math"/>
                  </w:rPr>
                  <m:t>)</m:t>
                </m:r>
              </m:e>
              <m:sup>
                <m:r>
                  <w:rPr>
                    <w:rFonts w:ascii="Cambria Math" w:hAnsi="Cambria Math"/>
                  </w:rPr>
                  <m:t>2</m:t>
                </m:r>
              </m:sup>
            </m:sSup>
          </m:e>
        </m:rad>
      </m:oMath>
      <w:r w:rsidR="00272D5C" w:rsidRPr="00FE5ADB">
        <w:rPr>
          <w:iCs/>
        </w:rPr>
        <w:t>.</w:t>
      </w:r>
      <w:r w:rsidR="00272D5C">
        <w:rPr>
          <w:iCs/>
        </w:rPr>
        <w:t xml:space="preserve"> </w:t>
      </w:r>
    </w:p>
    <w:p w14:paraId="512BFF89" w14:textId="77777777" w:rsidR="00272D5C" w:rsidRDefault="00272D5C" w:rsidP="00272D5C"/>
    <w:p w14:paraId="22F59E87" w14:textId="77777777" w:rsidR="00272D5C" w:rsidRPr="00DE3F4C" w:rsidRDefault="00272D5C" w:rsidP="00BC60D9"/>
    <w:p w14:paraId="6FD0DF93" w14:textId="77777777" w:rsidR="00E658BC" w:rsidRDefault="00E658BC">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35146EF6" w14:textId="6FBAE42F" w:rsidR="00810B69" w:rsidRDefault="00DA2F7F" w:rsidP="00BC60D9">
      <w:pPr>
        <w:pStyle w:val="Heading2"/>
      </w:pPr>
      <w:r>
        <w:lastRenderedPageBreak/>
        <w:t>QSPR Models</w:t>
      </w:r>
      <w:r w:rsidR="00C700B8">
        <w:t xml:space="preserve"> Evaluated</w:t>
      </w:r>
    </w:p>
    <w:p w14:paraId="4FD4260E" w14:textId="5D3BB67F" w:rsidR="00E658BC" w:rsidRDefault="00E658BC" w:rsidP="00E658BC">
      <w:pPr>
        <w:pStyle w:val="Caption"/>
      </w:pPr>
      <w:bookmarkStart w:id="31" w:name="_Ref79323992"/>
      <w:commentRangeStart w:id="32"/>
      <w:commentRangeStart w:id="33"/>
      <w:r>
        <w:t xml:space="preserve">Table </w:t>
      </w:r>
      <w:r>
        <w:fldChar w:fldCharType="begin"/>
      </w:r>
      <w:r>
        <w:instrText xml:space="preserve"> SEQ Table \* ARABIC </w:instrText>
      </w:r>
      <w:r>
        <w:fldChar w:fldCharType="separate"/>
      </w:r>
      <w:r w:rsidR="00834090">
        <w:rPr>
          <w:noProof/>
        </w:rPr>
        <w:t>2</w:t>
      </w:r>
      <w:r>
        <w:rPr>
          <w:noProof/>
        </w:rPr>
        <w:fldChar w:fldCharType="end"/>
      </w:r>
      <w:bookmarkEnd w:id="31"/>
      <w:r>
        <w:t xml:space="preserve"> QSPR Models Evaluated</w:t>
      </w:r>
      <w:commentRangeEnd w:id="32"/>
      <w:r>
        <w:rPr>
          <w:rStyle w:val="CommentReference"/>
          <w:i w:val="0"/>
          <w:iCs w:val="0"/>
          <w:color w:val="auto"/>
        </w:rPr>
        <w:commentReference w:id="32"/>
      </w:r>
      <w:commentRangeEnd w:id="33"/>
      <w:r>
        <w:rPr>
          <w:rStyle w:val="CommentReference"/>
          <w:i w:val="0"/>
          <w:iCs w:val="0"/>
          <w:color w:val="auto"/>
        </w:rPr>
        <w:commentReference w:id="33"/>
      </w:r>
    </w:p>
    <w:tbl>
      <w:tblPr>
        <w:tblW w:w="9340" w:type="dxa"/>
        <w:tblCellMar>
          <w:top w:w="144" w:type="dxa"/>
          <w:left w:w="144" w:type="dxa"/>
          <w:right w:w="0" w:type="dxa"/>
        </w:tblCellMar>
        <w:tblLook w:val="0420" w:firstRow="1" w:lastRow="0" w:firstColumn="0" w:lastColumn="0" w:noHBand="0" w:noVBand="1"/>
      </w:tblPr>
      <w:tblGrid>
        <w:gridCol w:w="1929"/>
        <w:gridCol w:w="1988"/>
        <w:gridCol w:w="1723"/>
        <w:gridCol w:w="1903"/>
        <w:gridCol w:w="1797"/>
      </w:tblGrid>
      <w:tr w:rsidR="00E658BC" w:rsidRPr="00810B69" w14:paraId="0995FEE3" w14:textId="77777777" w:rsidTr="008A000F">
        <w:tc>
          <w:tcPr>
            <w:tcW w:w="192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8C4CD5E" w14:textId="77777777" w:rsidR="00E658BC" w:rsidRPr="006F5502" w:rsidRDefault="00E658BC" w:rsidP="008A000F">
            <w:pPr>
              <w:spacing w:line="240" w:lineRule="auto"/>
              <w:jc w:val="left"/>
            </w:pPr>
            <w:r w:rsidRPr="006F5502">
              <w:t>Model</w:t>
            </w:r>
          </w:p>
        </w:tc>
        <w:tc>
          <w:tcPr>
            <w:tcW w:w="198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107404D" w14:textId="77777777" w:rsidR="00E658BC" w:rsidRPr="006F5502" w:rsidRDefault="00E658BC" w:rsidP="008A000F">
            <w:pPr>
              <w:spacing w:line="240" w:lineRule="auto"/>
              <w:jc w:val="left"/>
            </w:pPr>
            <w:r w:rsidRPr="006F5502">
              <w:t>Predictions</w:t>
            </w:r>
          </w:p>
        </w:tc>
        <w:tc>
          <w:tcPr>
            <w:tcW w:w="1723" w:type="dxa"/>
            <w:tcBorders>
              <w:top w:val="single" w:sz="8" w:space="0" w:color="FFFFFF"/>
              <w:left w:val="single" w:sz="8" w:space="0" w:color="FFFFFF"/>
              <w:bottom w:val="single" w:sz="24" w:space="0" w:color="FFFFFF"/>
              <w:right w:val="single" w:sz="8" w:space="0" w:color="FFFFFF"/>
            </w:tcBorders>
            <w:shd w:val="clear" w:color="auto" w:fill="4472C4"/>
          </w:tcPr>
          <w:p w14:paraId="1E3AA9CF" w14:textId="77777777" w:rsidR="00E658BC" w:rsidRPr="006F5502" w:rsidRDefault="00E658BC" w:rsidP="008A000F">
            <w:pPr>
              <w:spacing w:line="240" w:lineRule="auto"/>
              <w:jc w:val="left"/>
            </w:pPr>
            <w:r>
              <w:t>Original Units</w:t>
            </w:r>
          </w:p>
        </w:tc>
        <w:tc>
          <w:tcPr>
            <w:tcW w:w="19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B9129E3" w14:textId="77777777" w:rsidR="00E658BC" w:rsidRPr="006F5502" w:rsidRDefault="00E658BC" w:rsidP="008A000F">
            <w:pPr>
              <w:spacing w:line="240" w:lineRule="auto"/>
              <w:jc w:val="left"/>
            </w:pPr>
            <w:r w:rsidRPr="006F5502">
              <w:t>Mechanism</w:t>
            </w:r>
          </w:p>
        </w:tc>
        <w:tc>
          <w:tcPr>
            <w:tcW w:w="17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00D271" w14:textId="77777777" w:rsidR="00E658BC" w:rsidRPr="006F5502" w:rsidRDefault="00E658BC" w:rsidP="008A000F">
            <w:pPr>
              <w:spacing w:line="240" w:lineRule="auto"/>
              <w:jc w:val="left"/>
            </w:pPr>
            <w:r w:rsidRPr="006F5502">
              <w:t>Reference</w:t>
            </w:r>
          </w:p>
        </w:tc>
      </w:tr>
      <w:tr w:rsidR="00E658BC" w:rsidRPr="00810B69" w14:paraId="1FBABBA5" w14:textId="77777777" w:rsidTr="00C040BF">
        <w:trPr>
          <w:trHeight w:val="584"/>
        </w:trPr>
        <w:tc>
          <w:tcPr>
            <w:tcW w:w="192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600907" w14:textId="1A79DCCC" w:rsidR="00E658BC" w:rsidRPr="006F5502" w:rsidRDefault="00E658BC" w:rsidP="00C040BF">
            <w:pPr>
              <w:spacing w:line="240" w:lineRule="auto"/>
              <w:jc w:val="left"/>
            </w:pPr>
            <w:r w:rsidRPr="006F5502">
              <w:t xml:space="preserve">Simulations Plus </w:t>
            </w:r>
            <w:r w:rsidR="004A27E2">
              <w:t>ADMET</w:t>
            </w:r>
            <w:r w:rsidRPr="006F5502">
              <w:t xml:space="preserve"> Predictor®</w:t>
            </w:r>
          </w:p>
        </w:tc>
        <w:tc>
          <w:tcPr>
            <w:tcW w:w="198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474515" w14:textId="77777777" w:rsidR="00E658BC" w:rsidRPr="006F5502" w:rsidRDefault="00E658BC" w:rsidP="00C040BF">
            <w:pPr>
              <w:spacing w:line="240" w:lineRule="auto"/>
              <w:jc w:val="left"/>
            </w:pPr>
            <w:r w:rsidRPr="006F5502">
              <w:t>Level 1</w:t>
            </w:r>
          </w:p>
          <w:p w14:paraId="163213EB" w14:textId="77777777" w:rsidR="00E658BC" w:rsidRPr="006F5502" w:rsidRDefault="00E658BC" w:rsidP="00C040BF">
            <w:pPr>
              <w:spacing w:line="240" w:lineRule="auto"/>
              <w:jc w:val="left"/>
            </w:pPr>
            <w:r w:rsidRPr="006F5502">
              <w:t>(</w:t>
            </w:r>
            <w:r w:rsidRPr="00E162F6">
              <w:rPr>
                <w:i/>
                <w:iCs/>
              </w:rPr>
              <w:t>in vitro</w:t>
            </w:r>
            <w:r w:rsidRPr="006F5502">
              <w:t xml:space="preserve"> parameters)</w:t>
            </w:r>
          </w:p>
        </w:tc>
        <w:tc>
          <w:tcPr>
            <w:tcW w:w="1723" w:type="dxa"/>
            <w:tcBorders>
              <w:top w:val="single" w:sz="24" w:space="0" w:color="FFFFFF"/>
              <w:left w:val="single" w:sz="8" w:space="0" w:color="FFFFFF"/>
              <w:bottom w:val="single" w:sz="8" w:space="0" w:color="FFFFFF"/>
              <w:right w:val="single" w:sz="8" w:space="0" w:color="FFFFFF"/>
            </w:tcBorders>
            <w:shd w:val="clear" w:color="auto" w:fill="CFD5EA"/>
          </w:tcPr>
          <w:p w14:paraId="1A32D752" w14:textId="77777777" w:rsidR="00E658BC" w:rsidRPr="006F5502" w:rsidRDefault="00E658BC" w:rsidP="00C040BF">
            <w:pPr>
              <w:spacing w:line="240" w:lineRule="auto"/>
              <w:jc w:val="left"/>
            </w:pPr>
            <w:r w:rsidRPr="00E450E6">
              <w:t>μL/min</w:t>
            </w:r>
            <w:r>
              <w:t>/</w:t>
            </w:r>
            <w:r w:rsidRPr="00E450E6">
              <w:t>mg of microsomal protein</w:t>
            </w:r>
          </w:p>
        </w:tc>
        <w:tc>
          <w:tcPr>
            <w:tcW w:w="19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7B1A11" w14:textId="77777777" w:rsidR="00E658BC" w:rsidRPr="006F5502" w:rsidRDefault="00E658BC" w:rsidP="00C040BF">
            <w:pPr>
              <w:spacing w:line="240" w:lineRule="auto"/>
              <w:jc w:val="left"/>
            </w:pPr>
            <w:r w:rsidRPr="006F5502">
              <w:t>Sum of CYP-specific Artificial Neural Network (ANN)</w:t>
            </w:r>
          </w:p>
        </w:tc>
        <w:tc>
          <w:tcPr>
            <w:tcW w:w="179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A3B746" w14:textId="63460E56"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&lt;EndNote&gt;&lt;Cite&gt;&lt;Author&gt;Sipes&lt;/Author&gt;&lt;Year&gt;2017&lt;/Year&gt;&lt;RecNum&gt;566&lt;/RecNum&gt;&lt;DisplayText&gt;(Sipes et al. 2017)&lt;/DisplayText&gt;&lt;record&gt;&lt;rec-number&gt;566&lt;/rec-number&gt;&lt;foreign-keys&gt;&lt;key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D8100D">
              <w:rPr>
                <w:color w:val="2B579A"/>
                <w:shd w:val="clear" w:color="auto" w:fill="E6E6E6"/>
              </w:rPr>
              <w:fldChar w:fldCharType="separate"/>
            </w:r>
            <w:r w:rsidR="009870A7">
              <w:rPr>
                <w:noProof/>
                <w:color w:val="2B579A"/>
                <w:shd w:val="clear" w:color="auto" w:fill="E6E6E6"/>
              </w:rPr>
              <w:t>(Sipes et al. 2017)</w:t>
            </w:r>
            <w:r w:rsidRPr="00D8100D">
              <w:rPr>
                <w:color w:val="2B579A"/>
                <w:shd w:val="clear" w:color="auto" w:fill="E6E6E6"/>
              </w:rPr>
              <w:fldChar w:fldCharType="end"/>
            </w:r>
          </w:p>
        </w:tc>
      </w:tr>
      <w:tr w:rsidR="00E658BC" w:rsidRPr="00810B69" w14:paraId="1747F257" w14:textId="77777777" w:rsidTr="00C040BF">
        <w:trPr>
          <w:trHeight w:val="492"/>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BD59CB" w14:textId="77777777" w:rsidR="00E658BC" w:rsidRPr="006F5502" w:rsidRDefault="00E658BC" w:rsidP="00C040BF">
            <w:pPr>
              <w:spacing w:line="240" w:lineRule="auto"/>
              <w:jc w:val="left"/>
            </w:pPr>
            <w:r w:rsidRPr="006F5502">
              <w:t>Pradeep 2020</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2AAB12"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FF1A1B7"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D5AA98" w14:textId="77777777" w:rsidR="00E658BC" w:rsidRPr="006F5502" w:rsidRDefault="00E658BC" w:rsidP="00C040BF">
            <w:pPr>
              <w:spacing w:line="240" w:lineRule="auto"/>
              <w:jc w:val="left"/>
            </w:pPr>
            <w:r w:rsidRPr="006F5502">
              <w:t>Random forest and support vectors method</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6FE5D23" w14:textId="6BADC99D"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&lt;EndNote&gt;&lt;Cite&gt;&lt;Author&gt;Pradeep&lt;/Author&gt;&lt;Year&gt;2020&lt;/Year&gt;&lt;RecNum&gt;950&lt;/RecNum&gt;&lt;DisplayText&gt;(Pradeep et al. 2020)&lt;/DisplayText&gt;&lt;record&gt;&lt;rec-number&gt;950&lt;/rec-number&gt;&lt;foreign-keys&gt;&lt;key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(Pradeep et al. 2020)</w:t>
            </w:r>
            <w:r w:rsidRPr="00D8100D">
              <w:rPr>
                <w:color w:val="2B579A"/>
                <w:shd w:val="clear" w:color="auto" w:fill="E6E6E6"/>
              </w:rPr>
              <w:fldChar w:fldCharType="end"/>
            </w:r>
          </w:p>
        </w:tc>
      </w:tr>
      <w:tr w:rsidR="00E658BC" w:rsidRPr="00810B69" w14:paraId="2A6FD49F"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28B95D" w14:textId="77777777" w:rsidR="00E658BC" w:rsidRPr="006F5502" w:rsidRDefault="00E658BC" w:rsidP="00C040BF">
            <w:pPr>
              <w:spacing w:line="240" w:lineRule="auto"/>
              <w:jc w:val="left"/>
            </w:pPr>
            <w:r w:rsidRPr="006F5502">
              <w:t>Dawson 2021</w:t>
            </w:r>
          </w:p>
        </w:tc>
        <w:tc>
          <w:tcPr>
            <w:tcW w:w="198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C02BF"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CFD5EA"/>
          </w:tcPr>
          <w:p w14:paraId="53E22AAF"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8C587D" w14:textId="77777777" w:rsidR="00E658BC" w:rsidRPr="006F5502" w:rsidRDefault="00E658BC" w:rsidP="00C040BF">
            <w:pPr>
              <w:spacing w:line="240" w:lineRule="auto"/>
              <w:jc w:val="left"/>
            </w:pPr>
            <w:r w:rsidRPr="006F5502">
              <w:t>Random forest, clearance organized by categories</w:t>
            </w:r>
          </w:p>
        </w:tc>
        <w:tc>
          <w:tcPr>
            <w:tcW w:w="17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2B6FE0" w14:textId="147403E5"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&lt;EndNote&gt;&lt;Cite&gt;&lt;Author&gt;Dawson&lt;/Author&gt;&lt;Year&gt;2021&lt;/Year&gt;&lt;RecNum&gt;972&lt;/RecNum&gt;&lt;DisplayText&gt;(Dawson et al. 2021)&lt;/DisplayText&gt;&lt;record&gt;&lt;rec-number&gt;972&lt;/rec-number&gt;&lt;foreign-keys&gt;&lt;key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(Dawson et al. 2021)</w:t>
            </w:r>
            <w:r w:rsidRPr="00D8100D">
              <w:rPr>
                <w:color w:val="2B579A"/>
                <w:shd w:val="clear" w:color="auto" w:fill="E6E6E6"/>
              </w:rPr>
              <w:fldChar w:fldCharType="end"/>
            </w:r>
          </w:p>
        </w:tc>
      </w:tr>
      <w:tr w:rsidR="00E658BC" w:rsidRPr="00810B69" w14:paraId="022BA982"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F3C8F23" w14:textId="77777777" w:rsidR="00E658BC" w:rsidRPr="006F5502" w:rsidRDefault="00E658BC" w:rsidP="00C040BF">
            <w:pPr>
              <w:spacing w:line="240" w:lineRule="auto"/>
              <w:jc w:val="left"/>
            </w:pPr>
            <w:r w:rsidRPr="006F5502">
              <w:t>OPERA</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4BEE1B"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8FA6B16"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EAE66A" w14:textId="77777777" w:rsidR="00E658BC" w:rsidRPr="006F5502" w:rsidRDefault="00E658BC" w:rsidP="00C040BF">
            <w:pPr>
              <w:spacing w:line="240" w:lineRule="auto"/>
              <w:jc w:val="left"/>
            </w:pPr>
            <w:r w:rsidRPr="00E62A66">
              <w:rPr>
                <w:highlight w:val="yellow"/>
              </w:rPr>
              <w:t>Nearest-neighbors?</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96258F" w14:textId="38D83A85"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&lt;EndNote&gt;&lt;Cite&gt;&lt;Author&gt;Mansouri&lt;/Author&gt;&lt;Year&gt;2018&lt;/Year&gt;&lt;RecNum&gt;559&lt;/RecNum&gt;&lt;DisplayText&gt;(Mansouri et al. &lt;style size="10"&gt;2021; &lt;/style&gt;Mansouri et al. 2018)&lt;/DisplayText&gt;&lt;record&gt;&lt;rec-number&gt;559&lt;/rec-number&gt;&lt;foreign-keys&gt;&lt;key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D8100D">
              <w:rPr>
                <w:color w:val="2B579A"/>
                <w:shd w:val="clear" w:color="auto" w:fill="E6E6E6"/>
              </w:rPr>
              <w:fldChar w:fldCharType="separate"/>
            </w:r>
            <w:r w:rsidR="009870A7">
              <w:rPr>
                <w:noProof/>
                <w:color w:val="2B579A"/>
                <w:shd w:val="clear" w:color="auto" w:fill="E6E6E6"/>
              </w:rPr>
              <w:t xml:space="preserve">(Mansouri et al. </w:t>
            </w:r>
            <w:r w:rsidR="009870A7" w:rsidRPr="009870A7">
              <w:rPr>
                <w:noProof/>
                <w:color w:val="2B579A"/>
                <w:sz w:val="20"/>
                <w:shd w:val="clear" w:color="auto" w:fill="E6E6E6"/>
              </w:rPr>
              <w:t xml:space="preserve">2021; </w:t>
            </w:r>
            <w:r w:rsidR="009870A7">
              <w:rPr>
                <w:noProof/>
                <w:color w:val="2B579A"/>
                <w:shd w:val="clear" w:color="auto" w:fill="E6E6E6"/>
              </w:rPr>
              <w:t>Mansouri et al. 2018)</w:t>
            </w:r>
            <w:r w:rsidRPr="00D8100D">
              <w:rPr>
                <w:color w:val="2B579A"/>
                <w:shd w:val="clear" w:color="auto" w:fill="E6E6E6"/>
              </w:rPr>
              <w:fldChar w:fldCharType="end"/>
            </w:r>
          </w:p>
        </w:tc>
      </w:tr>
      <w:tr w:rsidR="00E658BC" w:rsidRPr="00810B69" w14:paraId="66F125F1"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12896F" w14:textId="77777777" w:rsidR="00E658BC" w:rsidRPr="006F5502" w:rsidRDefault="00E658BC" w:rsidP="00C040BF">
            <w:pPr>
              <w:spacing w:line="240" w:lineRule="auto"/>
              <w:jc w:val="left"/>
            </w:pPr>
            <w:r>
              <w:rPr>
                <w:lang w:val="en-CA"/>
              </w:rPr>
              <w:t>IFS-</w:t>
            </w:r>
            <w:commentRangeStart w:id="34"/>
            <w:r>
              <w:rPr>
                <w:lang w:val="en-CA"/>
              </w:rPr>
              <w:t>QSAR</w:t>
            </w:r>
            <w:commentRangeEnd w:id="34"/>
            <w:r>
              <w:rPr>
                <w:rStyle w:val="CommentReference"/>
              </w:rPr>
              <w:commentReference w:id="34"/>
            </w:r>
          </w:p>
        </w:tc>
        <w:tc>
          <w:tcPr>
            <w:tcW w:w="198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2F63C8" w14:textId="77777777" w:rsidR="00E658BC" w:rsidRPr="006F5502" w:rsidRDefault="00E658BC" w:rsidP="00C040BF">
            <w:pPr>
              <w:spacing w:line="240" w:lineRule="auto"/>
              <w:jc w:val="left"/>
            </w:pPr>
            <w:r w:rsidRPr="006F5502">
              <w:t>Level 3</w:t>
            </w:r>
          </w:p>
          <w:p w14:paraId="2F13D52F" w14:textId="77777777" w:rsidR="00E658BC" w:rsidRPr="006F5502" w:rsidRDefault="00E658BC" w:rsidP="00C040BF">
            <w:pPr>
              <w:spacing w:line="240" w:lineRule="auto"/>
              <w:jc w:val="left"/>
            </w:pPr>
            <w:r w:rsidRPr="006F5502">
              <w:t>(Half-lives)</w:t>
            </w:r>
          </w:p>
        </w:tc>
        <w:tc>
          <w:tcPr>
            <w:tcW w:w="1723" w:type="dxa"/>
            <w:tcBorders>
              <w:top w:val="single" w:sz="8" w:space="0" w:color="FFFFFF"/>
              <w:left w:val="single" w:sz="8" w:space="0" w:color="FFFFFF"/>
              <w:bottom w:val="single" w:sz="8" w:space="0" w:color="FFFFFF"/>
              <w:right w:val="single" w:sz="8" w:space="0" w:color="FFFFFF"/>
            </w:tcBorders>
            <w:shd w:val="clear" w:color="auto" w:fill="CFD5EA"/>
          </w:tcPr>
          <w:p w14:paraId="26E64AA3" w14:textId="77777777" w:rsidR="00E658BC" w:rsidRPr="006F5502" w:rsidRDefault="00E658BC" w:rsidP="00C040BF">
            <w:pPr>
              <w:spacing w:line="240" w:lineRule="auto"/>
              <w:jc w:val="left"/>
            </w:pPr>
            <w:r>
              <w:t>h</w:t>
            </w:r>
          </w:p>
        </w:tc>
        <w:tc>
          <w:tcPr>
            <w:tcW w:w="19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BCA0B88" w14:textId="77777777" w:rsidR="00E658BC" w:rsidRPr="006F5502" w:rsidRDefault="00E658BC" w:rsidP="00C040BF">
            <w:pPr>
              <w:spacing w:line="240" w:lineRule="auto"/>
              <w:jc w:val="left"/>
            </w:pPr>
            <w:r w:rsidRPr="006F5502">
              <w:t>Fragment-based Multiple Linear Regressors (MRL)</w:t>
            </w:r>
          </w:p>
        </w:tc>
        <w:tc>
          <w:tcPr>
            <w:tcW w:w="17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12942B6" w14:textId="25E2068E"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&lt;EndNote&gt;&lt;Cite&gt;&lt;Author&gt;Arnot&lt;/Author&gt;&lt;Year&gt;2014&lt;/Year&gt;&lt;RecNum&gt;1105&lt;/RecNum&gt;&lt;DisplayText&gt;(Arnot et al. 2014)&lt;/DisplayText&gt;&lt;record&gt;&lt;rec-number&gt;1105&lt;/rec-number&gt;&lt;foreign-keys&gt;&lt;key app="EN" db-id="5sedwzxv0frxxfep2afv55whvxe0v9vsv290" timestamp="1653499614"&gt;1105&lt;/key&gt;&lt;/foreign-keys&gt;&lt;ref-type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(Arnot et al. 2014)</w:t>
            </w:r>
            <w:r w:rsidRPr="00D8100D">
              <w:rPr>
                <w:color w:val="2B579A"/>
                <w:shd w:val="clear" w:color="auto" w:fill="E6E6E6"/>
              </w:rPr>
              <w:fldChar w:fldCharType="end"/>
            </w:r>
          </w:p>
        </w:tc>
      </w:tr>
      <w:tr w:rsidR="00E658BC" w:rsidRPr="00810B69" w14:paraId="54061434"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4988FC" w14:textId="77777777" w:rsidR="00E658BC" w:rsidRPr="006F5502" w:rsidRDefault="00E658BC" w:rsidP="00C040BF">
            <w:pPr>
              <w:spacing w:line="240" w:lineRule="auto"/>
              <w:jc w:val="left"/>
            </w:pPr>
            <w:r>
              <w:rPr>
                <w:lang w:val="en-CA"/>
              </w:rPr>
              <w:t>QSARINS</w:t>
            </w:r>
            <w:r w:rsidRPr="006F5502">
              <w:rPr>
                <w:lang w:val="en-CA"/>
              </w:rPr>
              <w:t>-Chem</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18FDBE" w14:textId="77777777" w:rsidR="00E658BC" w:rsidRDefault="00E658BC" w:rsidP="00C040BF">
            <w:pPr>
              <w:spacing w:line="240" w:lineRule="auto"/>
              <w:jc w:val="left"/>
            </w:pPr>
            <w:r w:rsidRPr="006F5502">
              <w:t>Level 3</w:t>
            </w:r>
          </w:p>
          <w:p w14:paraId="25CB45D4" w14:textId="77777777" w:rsidR="00E658BC" w:rsidRPr="006F5502" w:rsidRDefault="00E658BC" w:rsidP="00C040BF">
            <w:pPr>
              <w:spacing w:line="240" w:lineRule="auto"/>
              <w:jc w:val="left"/>
            </w:pPr>
            <w:r w:rsidRPr="006F5502">
              <w:t>(Half-lives)</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242ADC3" w14:textId="77777777" w:rsidR="00E658BC" w:rsidRPr="006F5502" w:rsidRDefault="00E658BC" w:rsidP="00C040BF">
            <w:pPr>
              <w:spacing w:line="240" w:lineRule="auto"/>
              <w:jc w:val="left"/>
            </w:pPr>
            <w:r>
              <w:t>h</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10B9DA" w14:textId="77777777" w:rsidR="00E658BC" w:rsidRPr="006F5502" w:rsidRDefault="00E658BC" w:rsidP="00C040BF">
            <w:pPr>
              <w:spacing w:line="240" w:lineRule="auto"/>
              <w:jc w:val="left"/>
            </w:pPr>
            <w:r w:rsidRPr="006F5502">
              <w:t>Ordinary Least Squares MLR</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B6B9E3" w14:textId="5F2BCAD8"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&lt;EndNote&gt;&lt;Cite&gt;&lt;Author&gt;Papa&lt;/Author&gt;&lt;Year&gt;2018&lt;/Year&gt;&lt;RecNum&gt;134&lt;/RecNum&gt;&lt;DisplayText&gt;(Papa et al. 2018)&lt;/DisplayText&gt;&lt;record&gt;&lt;rec-number&gt;134&lt;/rec-number&gt;&lt;foreign-keys&gt;&lt;key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(Papa et al. 2018)</w:t>
            </w:r>
            <w:r w:rsidRPr="00D8100D">
              <w:rPr>
                <w:color w:val="2B579A"/>
                <w:shd w:val="clear" w:color="auto" w:fill="E6E6E6"/>
              </w:rPr>
              <w:fldChar w:fldCharType="end"/>
            </w:r>
          </w:p>
        </w:tc>
      </w:tr>
      <w:tr w:rsidR="00E658BC" w:rsidRPr="00810B69" w14:paraId="366759EC"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841E776" w14:textId="77777777" w:rsidR="00E658BC" w:rsidRDefault="00E658BC" w:rsidP="00C040BF">
            <w:pPr>
              <w:spacing w:line="240" w:lineRule="auto"/>
              <w:jc w:val="left"/>
              <w:rPr>
                <w:lang w:val="en-CA"/>
              </w:rPr>
            </w:pPr>
            <w:r w:rsidRPr="00E162F6">
              <w:rPr>
                <w:i/>
                <w:iCs/>
                <w:lang w:val="en-CA"/>
              </w:rPr>
              <w:t>In vitro</w:t>
            </w:r>
            <w:r w:rsidRPr="001E4C6A">
              <w:rPr>
                <w:lang w:val="en-CA"/>
              </w:rPr>
              <w:t xml:space="preserve"> Biotransformation Prediction-Suite (IVBP-Suite) </w:t>
            </w:r>
            <w:r>
              <w:rPr>
                <w:lang w:val="en-CA"/>
              </w:rPr>
              <w:t>IVBP</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35941CD" w14:textId="77777777" w:rsidR="00E658BC" w:rsidRPr="006F5502" w:rsidRDefault="00E658BC" w:rsidP="00C040BF">
            <w:pPr>
              <w:spacing w:line="240" w:lineRule="auto"/>
              <w:jc w:val="left"/>
            </w:pPr>
            <w:r w:rsidRPr="006F5502">
              <w:t>Level 1</w:t>
            </w:r>
            <w:r>
              <w:t xml:space="preserve"> (Cl</w:t>
            </w:r>
            <w:r w:rsidRPr="00CD5164">
              <w:rPr>
                <w:vertAlign w:val="subscript"/>
              </w:rPr>
              <w:t>int</w:t>
            </w:r>
            <w:r>
              <w:t xml:space="preserve"> only)</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723E4E8E" w14:textId="77777777" w:rsidR="00E658BC" w:rsidRPr="006F5502" w:rsidRDefault="00E658BC" w:rsidP="00C040BF">
            <w:pPr>
              <w:spacing w:line="240" w:lineRule="auto"/>
              <w:jc w:val="left"/>
            </w:pPr>
            <w:r>
              <w:t>log</w:t>
            </w:r>
            <w:r w:rsidRPr="00187255">
              <w:rPr>
                <w:vertAlign w:val="subscript"/>
              </w:rPr>
              <w:t>10</w:t>
            </w:r>
            <w:r>
              <w:t xml:space="preserve"> mL/h/10^6hep</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B588BCE" w14:textId="327F9D21" w:rsidR="00E658BC" w:rsidDel="008A6A7C" w:rsidRDefault="008A6A7C" w:rsidP="00C040BF">
            <w:pPr>
              <w:pStyle w:val="PlainText"/>
              <w:rPr>
                <w:del w:id="35" w:author="Wambaugh, John (he/him/his)" w:date="2024-08-15T08:50:00Z"/>
              </w:rPr>
            </w:pPr>
            <w:ins w:id="36" w:author="Wambaugh, John (he/him/his)" w:date="2024-08-15T08:50:00Z">
              <w:r>
                <w:t>Ordinary Least Squares MLR</w:t>
              </w:r>
            </w:ins>
            <w:del w:id="37" w:author="Wambaugh, John (he/him/his)" w:date="2024-08-15T08:50:00Z">
              <w:r w:rsidR="00E658BC" w:rsidDel="008A6A7C">
                <w:delText xml:space="preserve">IVBP predictions are based on SMARTCyp </w:delText>
              </w:r>
              <w:r w:rsidR="00E658BC" w:rsidDel="008A6A7C">
                <w:fldChar w:fldCharType="begin"/>
              </w:r>
              <w:r w:rsidR="009870A7" w:rsidDel="008A6A7C">
                <w:delInstrText xml:space="preserve"> ADDIN EN.CITE &lt;EndNote&gt;&lt;Cite&gt;&lt;Author&gt;Rydberg&lt;/Author&gt;&lt;Year&gt;2010&lt;/Year&gt;&lt;RecNum&gt;1404&lt;/RecNum&gt;&lt;DisplayText&gt;(Rydberg et al. 2010)&lt;/DisplayText&gt;&lt;record&gt;&lt;rec-number&gt;1404&lt;/rec-number&gt;&lt;foreign-keys&gt;&lt;key app="EN" db-id="5sedwzxv0frxxfep2afv55whvxe0v9vsv290" timestamp="1721485381"&gt;1404&lt;/key&gt;&lt;/foreign-keys&gt;&lt;ref-type name="Journal Article"&gt;17&lt;/ref-type&gt;&lt;contributors&gt;&lt;authors&gt;&lt;author&gt;Rydberg, Patrik&lt;/author&gt;&lt;author&gt;Gloriam, David E.&lt;/author&gt;&lt;author&gt;Zaretzki, Jed&lt;/author&gt;&lt;author&gt;Breneman, Curt&lt;/author&gt;&lt;author&gt;Olsen, Lars&lt;/author&gt;&lt;/authors&gt;&lt;/contributors&gt;&lt;titles&gt;&lt;title&gt;SMARTCyp: A 2D Method for Prediction of Cytochrome P450-Mediated Drug Metabolism&lt;/title&gt;&lt;secondary-title&gt;ACS Medicinal Chemistry Letters&lt;/secondary-title&gt;&lt;/titles&gt;&lt;periodical&gt;&lt;full-title&gt;ACS medicinal chemistry letters&lt;/full-title&gt;&lt;/periodical&gt;&lt;pages&gt;96-100&lt;/pages&gt;&lt;volume&gt;1&lt;/volume&gt;&lt;number&gt;3&lt;/number&gt;&lt;dates&gt;&lt;year&gt;2010&lt;/year&gt;&lt;pub-dates&gt;&lt;date&gt;2010/06/10&lt;/date&gt;&lt;/pub-dates&gt;&lt;/dates&gt;&lt;publisher&gt;American Chemical Society&lt;/publisher&gt;&lt;urls&gt;&lt;related-urls&gt;&lt;url&gt;https://doi.org/10.1021/ml100016x&lt;/url&gt;&lt;/related-urls&gt;&lt;/urls&gt;&lt;electronic-resource-num&gt;10.1021/ml100016x&lt;/electronic-resource-num&gt;&lt;/record&gt;&lt;/Cite&gt;&lt;/EndNote&gt;</w:delInstrText>
              </w:r>
              <w:r w:rsidR="00E658BC" w:rsidDel="008A6A7C">
                <w:fldChar w:fldCharType="separate"/>
              </w:r>
              <w:r w:rsidR="009870A7" w:rsidDel="008A6A7C">
                <w:rPr>
                  <w:noProof/>
                </w:rPr>
                <w:delText>(Rydberg et al. 2010)</w:delText>
              </w:r>
              <w:r w:rsidR="00E658BC" w:rsidDel="008A6A7C">
                <w:fldChar w:fldCharType="end"/>
              </w:r>
              <w:r w:rsidR="00E658BC" w:rsidDel="008A6A7C">
                <w:delText xml:space="preserve"> ranks which were tested for CYP3A4, CYP1A2, CYP2C19 substrates, and they should work also for isoforms 2A6, 2B6, 2C8. </w:delText>
              </w:r>
            </w:del>
          </w:p>
          <w:p w14:paraId="6EF83F2A" w14:textId="77777777" w:rsidR="00E658BC" w:rsidRPr="006F5502" w:rsidRDefault="00E658BC">
            <w:pPr>
              <w:pStyle w:val="PlainText"/>
              <w:pPrChange w:id="38" w:author="Wambaugh, John (he/him/his)" w:date="2024-08-15T08:50:00Z">
                <w:pPr>
                  <w:spacing w:line="240" w:lineRule="auto"/>
                  <w:jc w:val="left"/>
                </w:pPr>
              </w:pPrChange>
            </w:pP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449C2C96" w14:textId="6EB2F02C" w:rsidR="00E658BC" w:rsidRPr="00D8100D" w:rsidRDefault="00E658BC" w:rsidP="00C040BF">
            <w:pPr>
              <w:spacing w:line="240" w:lineRule="auto"/>
              <w:jc w:val="left"/>
              <w:rPr>
                <w:color w:val="2B579A"/>
                <w:shd w:val="clear" w:color="auto" w:fill="E6E6E6"/>
              </w:rPr>
            </w:pPr>
            <w:r>
              <w:rPr>
                <w:color w:val="2B579A"/>
                <w:shd w:val="clear" w:color="auto" w:fill="E6E6E6"/>
              </w:rPr>
              <w:fldChar w:fldCharType="begin"/>
            </w:r>
            <w:r w:rsidR="009870A7">
              <w:rPr>
                <w:color w:val="2B579A"/>
                <w:shd w:val="clear" w:color="auto" w:fill="E6E6E6"/>
              </w:rPr>
              <w:instrText xml:space="preserve"> ADDIN EN.CITE &lt;EndNote&gt;&lt;Cite&gt;&lt;Author&gt;Chirico&lt;/Author&gt;&lt;Year&gt;2021&lt;/Year&gt;&lt;RecNum&gt;1403&lt;/RecNum&gt;&lt;DisplayText&gt;(Chirico et al. 2021)&lt;/DisplayText&gt;&lt;record&gt;&lt;rec-number&gt;1403&lt;/rec-number&gt;&lt;foreign-keys&gt;&lt;key app="EN" db-id="5sedwzxv0frxxfep2afv55whvxe0v9vsv290" timestamp="1721485202"&gt;1403&lt;/key&gt;&lt;/foreign-keys&gt;&lt;ref-type name="Journal Article"&gt;17&lt;/ref-type&gt;&lt;contributors&gt;&lt;authors&gt;&lt;author&gt;Chirico, Nicola&lt;/author&gt;&lt;author&gt;Bertato, Linda&lt;/author&gt;&lt;author&gt;Papa, Ester&lt;/author&gt;&lt;/authors&gt;&lt;/contributors&gt;&lt;titles&gt;&lt;title&gt;In Vitro Biotransformation Prediction-Suite (IVBP-Suite)&lt;/title&gt;&lt;/titles&gt;&lt;dates&gt;&lt;year&gt;2021&lt;/year&gt;&lt;/dates&gt;&lt;urls&gt;&lt;/urls&gt;&lt;/record&gt;&lt;/Cite&gt;&lt;/EndNote&gt;</w:instrText>
            </w:r>
            <w:r>
              <w:rPr>
                <w:color w:val="2B579A"/>
                <w:shd w:val="clear" w:color="auto" w:fill="E6E6E6"/>
              </w:rPr>
              <w:fldChar w:fldCharType="separate"/>
            </w:r>
            <w:r w:rsidR="009870A7">
              <w:rPr>
                <w:noProof/>
                <w:color w:val="2B579A"/>
                <w:shd w:val="clear" w:color="auto" w:fill="E6E6E6"/>
              </w:rPr>
              <w:t>(Chirico et al. 2021)</w:t>
            </w:r>
            <w:r>
              <w:rPr>
                <w:color w:val="2B579A"/>
                <w:shd w:val="clear" w:color="auto" w:fill="E6E6E6"/>
              </w:rPr>
              <w:fldChar w:fldCharType="end"/>
            </w:r>
          </w:p>
        </w:tc>
      </w:tr>
    </w:tbl>
    <w:p w14:paraId="35F18DFF" w14:textId="77777777" w:rsidR="00E658BC" w:rsidRDefault="00E658BC" w:rsidP="00E658BC"/>
    <w:p w14:paraId="0EE1529F" w14:textId="77777777" w:rsidR="00E658BC" w:rsidRDefault="00E658BC" w:rsidP="00E658BC">
      <w:r>
        <w:lastRenderedPageBreak/>
        <w:br w:type="page"/>
      </w:r>
    </w:p>
    <w:p w14:paraId="26EC3C5B" w14:textId="77777777" w:rsidR="00E658BC" w:rsidRPr="00E658BC" w:rsidRDefault="00E658BC" w:rsidP="00E658BC"/>
    <w:p w14:paraId="0B47640A" w14:textId="71986482" w:rsidR="00DA2F7F" w:rsidRDefault="00DE3F4C" w:rsidP="00BC60D9">
      <w:r w:rsidRPr="0055434C">
        <w:t xml:space="preserve">The QSPR </w:t>
      </w:r>
      <w:commentRangeStart w:id="39"/>
      <w:r w:rsidRPr="0055434C">
        <w:t xml:space="preserve">models evaluated are summarized in </w:t>
      </w:r>
      <w:r w:rsidRPr="0055434C">
        <w:rPr>
          <w:shd w:val="clear" w:color="auto" w:fill="E6E6E6"/>
        </w:rPr>
        <w:fldChar w:fldCharType="begin"/>
      </w:r>
      <w:r w:rsidRPr="0055434C">
        <w:instrText xml:space="preserve"> REF _Ref79323992 \h </w:instrText>
      </w:r>
      <w:r w:rsidR="003B0C76" w:rsidRPr="0055434C">
        <w:instrText xml:space="preserve"> \* MERGEFORMAT </w:instrText>
      </w:r>
      <w:r w:rsidRPr="0055434C">
        <w:rPr>
          <w:shd w:val="clear" w:color="auto" w:fill="E6E6E6"/>
        </w:rPr>
      </w:r>
      <w:r w:rsidRPr="0055434C">
        <w:rPr>
          <w:shd w:val="clear" w:color="auto" w:fill="E6E6E6"/>
        </w:rPr>
        <w:fldChar w:fldCharType="separate"/>
      </w:r>
      <w:r w:rsidR="00834090" w:rsidRPr="0055434C">
        <w:t xml:space="preserve">Table </w:t>
      </w:r>
      <w:r w:rsidR="00834090" w:rsidRPr="0055434C">
        <w:rPr>
          <w:noProof/>
        </w:rPr>
        <w:t>2</w:t>
      </w:r>
      <w:r w:rsidRPr="0055434C">
        <w:rPr>
          <w:shd w:val="clear" w:color="auto" w:fill="E6E6E6"/>
        </w:rPr>
        <w:fldChar w:fldCharType="end"/>
      </w:r>
      <w:commentRangeEnd w:id="39"/>
      <w:r w:rsidR="00C41F3D" w:rsidRPr="0055434C">
        <w:rPr>
          <w:rStyle w:val="CommentReference"/>
        </w:rPr>
        <w:commentReference w:id="39"/>
      </w:r>
      <w:r w:rsidRPr="0055434C">
        <w:t xml:space="preserve">. </w:t>
      </w:r>
      <w:r w:rsidR="00DA2F7F" w:rsidRPr="0055434C">
        <w:t xml:space="preserve">Four different modeling </w:t>
      </w:r>
      <w:r w:rsidR="008E2434" w:rsidRPr="0055434C">
        <w:t xml:space="preserve">groups </w:t>
      </w:r>
      <w:r w:rsidR="006910EB" w:rsidRPr="0055434C">
        <w:t xml:space="preserve">previously </w:t>
      </w:r>
      <w:r w:rsidR="00DA2F7F" w:rsidRPr="0055434C">
        <w:t xml:space="preserve"> </w: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 </w:instrTex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EN.CITE.DATA </w:instrText>
      </w:r>
      <w:r w:rsidR="0055434C">
        <w:fldChar w:fldCharType="end"/>
      </w:r>
      <w:r w:rsidR="0055434C">
        <w:fldChar w:fldCharType="separate"/>
      </w:r>
      <w:r w:rsidR="0055434C">
        <w:rPr>
          <w:noProof/>
        </w:rPr>
        <w:t>(Dawson et al. 2021; Pradeep et al. 2020; Sipes et al. 2017)</w:t>
      </w:r>
      <w:r w:rsidR="0055434C">
        <w:fldChar w:fldCharType="end"/>
      </w:r>
      <w:r w:rsidR="0055434C">
        <w:t xml:space="preserve"> </w:t>
      </w:r>
      <w:r w:rsidR="00DA2F7F" w:rsidRPr="0055434C">
        <w:t xml:space="preserve">produced </w:t>
      </w:r>
      <w:r w:rsidR="009F7052" w:rsidRPr="0055434C">
        <w:t>quantitative structure-property relationship</w:t>
      </w:r>
      <w:r w:rsidR="00DA2F7F" w:rsidRPr="0055434C">
        <w:t xml:space="preserve"> (</w:t>
      </w:r>
      <w:r w:rsidR="009F7052" w:rsidRPr="0055434C">
        <w:t>QSPR</w:t>
      </w:r>
      <w:r w:rsidR="00DA2F7F" w:rsidRPr="0055434C">
        <w:t xml:space="preserve">) models for two key toxicokinetic parameters that can be measured </w:t>
      </w:r>
      <w:r w:rsidR="00E162F6" w:rsidRPr="0055434C">
        <w:rPr>
          <w:i/>
        </w:rPr>
        <w:t>in vitro</w:t>
      </w:r>
      <w:r w:rsidR="00DA2F7F" w:rsidRPr="0055434C">
        <w:t>: intrinsic hepatic clearance (Cl</w:t>
      </w:r>
      <w:r w:rsidR="00DA2F7F" w:rsidRPr="0055434C">
        <w:rPr>
          <w:vertAlign w:val="subscript"/>
        </w:rPr>
        <w:t>int</w:t>
      </w:r>
      <w:r w:rsidR="00DA2F7F" w:rsidRPr="0055434C">
        <w:t xml:space="preserve"> measured with hepatocyte incubations) and </w:t>
      </w:r>
      <w:r w:rsidR="00DA2F7F" w:rsidRPr="00DA2F7F">
        <w:t>fraction unbound in plasma (f</w:t>
      </w:r>
      <w:r w:rsidR="00DA2F7F" w:rsidRPr="00B2596A">
        <w:rPr>
          <w:vertAlign w:val="subscript"/>
        </w:rPr>
        <w:t>up</w:t>
      </w:r>
      <w:r w:rsidR="00DA2F7F" w:rsidRPr="00DA2F7F">
        <w:t>)</w:t>
      </w:r>
      <w:r w:rsidR="004D61D2">
        <w:t>.</w:t>
      </w:r>
      <w:r w:rsidR="006910EB">
        <w:t xml:space="preserve"> </w:t>
      </w:r>
      <w:commentRangeStart w:id="40"/>
      <w:r w:rsidR="00DA2F7F" w:rsidRPr="00DA2F7F">
        <w:t>Two</w:t>
      </w:r>
      <w:commentRangeEnd w:id="40"/>
      <w:r>
        <w:rPr>
          <w:rStyle w:val="CommentReference"/>
        </w:rPr>
        <w:commentReference w:id="40"/>
      </w:r>
      <w:r w:rsidR="00DA2F7F" w:rsidRPr="00DA2F7F">
        <w:t xml:space="preserve">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BC60D9"/>
    <w:p w14:paraId="11A9CC5A" w14:textId="1C7E0165" w:rsidR="00542C9C" w:rsidRDefault="00621266" w:rsidP="00BC60D9">
      <w:commentRangeStart w:id="41"/>
      <w:commentRangeStart w:id="42"/>
      <w:r>
        <w:t>Due to the potential presence of the model evaluation data (that is, measure</w:t>
      </w:r>
      <w:r w:rsidR="006910EB">
        <w:t>d</w:t>
      </w:r>
      <w:r>
        <w:t xml:space="preserve"> </w:t>
      </w:r>
      <w:r w:rsidR="00E162F6" w:rsidRPr="00E162F6">
        <w:rPr>
          <w:i/>
        </w:rPr>
        <w:t>in vitro</w:t>
      </w:r>
      <w:r>
        <w:t xml:space="preserve"> parameters) in the training sets for some or </w:t>
      </w:r>
      <w:r w:rsidR="00E46B47">
        <w:t xml:space="preserve">all </w:t>
      </w:r>
      <w:r>
        <w:t>the models</w:t>
      </w:r>
      <w:commentRangeEnd w:id="41"/>
      <w:r>
        <w:rPr>
          <w:rStyle w:val="CommentReference"/>
        </w:rPr>
        <w:commentReference w:id="41"/>
      </w:r>
      <w:commentRangeEnd w:id="42"/>
      <w:r w:rsidR="00607C38">
        <w:rPr>
          <w:rStyle w:val="CommentReference"/>
        </w:rPr>
        <w:commentReference w:id="42"/>
      </w:r>
      <w:r>
        <w:t>,</w:t>
      </w:r>
      <w:r w:rsidR="008D0B87">
        <w:t xml:space="preserve"> </w:t>
      </w:r>
      <w:commentRangeStart w:id="43"/>
      <w:r>
        <w:t xml:space="preserve">predictions that seemed </w:t>
      </w:r>
      <w:r w:rsidR="00002C1A">
        <w:t>to be</w:t>
      </w:r>
      <w:r>
        <w:t xml:space="preserve"> </w:t>
      </w:r>
      <w:commentRangeEnd w:id="43"/>
      <w:r>
        <w:rPr>
          <w:rStyle w:val="CommentReference"/>
        </w:rPr>
        <w:commentReference w:id="43"/>
      </w:r>
      <w:r>
        <w:t>a direct retrieval of the chemical-specific values from a training set</w:t>
      </w:r>
      <w:r w:rsidR="550B4F69">
        <w:t xml:space="preserve"> were removed from the evaluations</w:t>
      </w:r>
      <w:r>
        <w:t>.</w:t>
      </w:r>
      <w:r w:rsidR="00FF4817">
        <w:t xml:space="preserve"> </w:t>
      </w:r>
      <w:r w:rsidR="005D3AF5">
        <w:t>Model predictions were removed for a particular model-chemical combination</w:t>
      </w:r>
      <w:r>
        <w:t xml:space="preserve"> </w:t>
      </w:r>
      <w:r w:rsidR="005D3AF5">
        <w:t>i</w:t>
      </w:r>
      <w:r>
        <w:t xml:space="preserve">f both the predictions for </w:t>
      </w:r>
      <w:commentRangeStart w:id="44"/>
      <w:commentRangeStart w:id="45"/>
      <w:commentRangeStart w:id="46"/>
      <w:r>
        <w:t>C</w:t>
      </w:r>
      <w:r w:rsidR="00FA58A6">
        <w:t>l</w:t>
      </w:r>
      <w:r w:rsidRPr="55F4CC02">
        <w:rPr>
          <w:vertAlign w:val="subscript"/>
        </w:rPr>
        <w:t>int</w:t>
      </w:r>
      <w:r>
        <w:t xml:space="preserve"> and f</w:t>
      </w:r>
      <w:r w:rsidRPr="005D3AF5">
        <w:rPr>
          <w:vertAlign w:val="subscript"/>
        </w:rPr>
        <w:t>up</w:t>
      </w:r>
      <w:r>
        <w:t xml:space="preserve"> were within 1% absolute fold error of the measured values</w:t>
      </w:r>
      <w:r w:rsidR="1EE4587D">
        <w:t>.</w:t>
      </w:r>
      <w:commentRangeEnd w:id="44"/>
      <w:r>
        <w:rPr>
          <w:rStyle w:val="CommentReference"/>
        </w:rPr>
        <w:commentReference w:id="44"/>
      </w:r>
      <w:commentRangeEnd w:id="45"/>
      <w:r>
        <w:rPr>
          <w:rStyle w:val="CommentReference"/>
        </w:rPr>
        <w:commentReference w:id="45"/>
      </w:r>
      <w:commentRangeEnd w:id="46"/>
      <w:r w:rsidR="00D54F14">
        <w:rPr>
          <w:rStyle w:val="CommentReference"/>
        </w:rPr>
        <w:commentReference w:id="46"/>
      </w:r>
      <w:r w:rsidR="7D5F3A03">
        <w:t>.</w:t>
      </w:r>
      <w:r>
        <w:t xml:space="preserve"> Omitted predictions are listed in Supplemental Table 6.</w:t>
      </w:r>
      <w:r w:rsidR="005D3AF5">
        <w:t xml:space="preserve"> </w:t>
      </w:r>
    </w:p>
    <w:p w14:paraId="6F2B8AB0" w14:textId="77777777" w:rsidR="0079543A" w:rsidRDefault="0079543A" w:rsidP="00BC60D9"/>
    <w:p w14:paraId="708BB03E" w14:textId="5CA84788" w:rsidR="00A57DB6" w:rsidRDefault="0052249D" w:rsidP="00A57DB6">
      <w:r>
        <w:t xml:space="preserve">QSPR-specific predictions were made by </w:t>
      </w:r>
      <w:r w:rsidR="00A57DB6">
        <w:t>alter</w:t>
      </w:r>
      <w:r w:rsidR="003E0E4C">
        <w:t>ing</w:t>
      </w:r>
      <w:r w:rsidR="00A57DB6">
        <w:t xml:space="preserve"> the values </w:t>
      </w:r>
      <w:r>
        <w:t>used by htt</w:t>
      </w:r>
      <w:r w:rsidR="00A57DB6">
        <w:t>k</w:t>
      </w:r>
      <w:r>
        <w:t xml:space="preserve">. httk draws values from a asingle </w:t>
      </w:r>
      <w:r w:rsidR="00A57DB6">
        <w:t>table which stores the f</w:t>
      </w:r>
      <w:r w:rsidR="00A57DB6" w:rsidRPr="009E42B1">
        <w:rPr>
          <w:vertAlign w:val="subscript"/>
        </w:rPr>
        <w:t>up</w:t>
      </w:r>
      <w:r w:rsidR="00A57DB6">
        <w:t xml:space="preserve"> and Cl</w:t>
      </w:r>
      <w:r w:rsidR="00A57DB6" w:rsidRPr="009E42B1">
        <w:rPr>
          <w:vertAlign w:val="subscript"/>
        </w:rPr>
        <w:t>int</w:t>
      </w:r>
      <w:r w:rsidR="00A57DB6">
        <w:t xml:space="preserve"> values for all chemicals (httk::chem.phys_and_invitro.data). After alteration, the httk function</w:t>
      </w:r>
      <w:r>
        <w:t>s</w:t>
      </w:r>
      <w:r w:rsidR="00A57DB6">
        <w:t xml:space="preserve"> proceed using the new values in the table. The HTTK data can be returned to </w:t>
      </w:r>
      <w:r w:rsidR="00A57DB6" w:rsidRPr="0055434C">
        <w:t xml:space="preserve">their default values via the command “httk::reset_httk()”. By default, no QSPR values are included in the table. However, predictions can be loaded with the commands “httk::load_sipes2017(overwrite=TRUE)”, “httk::load_pradeep2020(overwrite=TRUE)”, or “httk::load_dawson2021(overwrite=TRUE)” </w: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 </w:instrTex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EN.CITE.DATA </w:instrText>
      </w:r>
      <w:r w:rsidR="0055434C">
        <w:fldChar w:fldCharType="end"/>
      </w:r>
      <w:r w:rsidR="0055434C">
        <w:fldChar w:fldCharType="separate"/>
      </w:r>
      <w:r w:rsidR="0055434C">
        <w:rPr>
          <w:noProof/>
        </w:rPr>
        <w:t>(Dawson et al. 2021; Pradeep et al. 2020; Sipes et al. 2017)</w:t>
      </w:r>
      <w:r w:rsidR="0055434C">
        <w:fldChar w:fldCharType="end"/>
      </w:r>
      <w:r w:rsidR="00A57DB6" w:rsidRPr="0055434C">
        <w:t xml:space="preserve">. The argument “overwrite=TRUE” is needed so that </w:t>
      </w:r>
      <w:r w:rsidR="00A57DB6" w:rsidRPr="0055434C">
        <w:rPr>
          <w:i/>
        </w:rPr>
        <w:t>in vitro</w:t>
      </w:r>
      <w:r w:rsidR="00A57DB6" w:rsidRPr="0055434C">
        <w:t xml:space="preserve"> measured data are overwritten whenever a chemical-specific prediction is available. To facilitate comparisons, a custom function “clear_httk()” is included in the supplemental material which deletes all human Cl</w:t>
      </w:r>
      <w:r w:rsidR="00A57DB6" w:rsidRPr="0055434C">
        <w:rPr>
          <w:vertAlign w:val="subscript"/>
        </w:rPr>
        <w:t>int</w:t>
      </w:r>
      <w:r w:rsidR="00A57DB6" w:rsidRPr="0055434C">
        <w:t xml:space="preserve"> and f</w:t>
      </w:r>
      <w:r w:rsidR="00A57DB6" w:rsidRPr="0055434C">
        <w:rPr>
          <w:vertAlign w:val="subscript"/>
        </w:rPr>
        <w:t>up</w:t>
      </w:r>
      <w:r w:rsidR="00A57DB6" w:rsidRPr="0055434C">
        <w:t xml:space="preserve"> values. </w:t>
      </w:r>
    </w:p>
    <w:p w14:paraId="4815347E" w14:textId="77777777" w:rsidR="00A57DB6" w:rsidRDefault="00A57DB6" w:rsidP="00BC60D9">
      <w:pPr>
        <w:rPr>
          <w:ins w:id="47" w:author="Wambaugh, John (he/him/his)" w:date="2024-08-15T08:50:00Z"/>
        </w:rPr>
      </w:pPr>
    </w:p>
    <w:p w14:paraId="3B03A043" w14:textId="4CA47E04" w:rsidR="008A6A7C" w:rsidRDefault="008A6A7C" w:rsidP="00BC60D9">
      <w:ins w:id="48" w:author="Wambaugh, John (he/him/his)" w:date="2024-08-15T08:50:00Z">
        <w:r w:rsidRPr="008A6A7C">
          <w:t>IVBP predictions are based on SMARTCyp (Rydberg et al. 2010) ranks which were tested for CYP3A4, CYP1A2, CYP2C19 substrates, and they should work also for isoforms 2A6, 2B6, 2C8.</w:t>
        </w:r>
      </w:ins>
    </w:p>
    <w:p w14:paraId="43FAAC5E" w14:textId="77777777" w:rsidR="00A34F0F" w:rsidRDefault="00A34F0F" w:rsidP="00A34F0F">
      <w:pPr>
        <w:pStyle w:val="Heading2"/>
      </w:pPr>
      <w:r>
        <w:t>Consensus Model</w:t>
      </w:r>
    </w:p>
    <w:p w14:paraId="02B371FC" w14:textId="072758E0" w:rsidR="00A34F0F" w:rsidRDefault="00A34F0F" w:rsidP="00A34F0F">
      <w:r>
        <w:t xml:space="preserve"> A consensus QSPR was constructed for </w:t>
      </w:r>
      <w:r w:rsidRPr="00DA2F7F">
        <w:t>f</w:t>
      </w:r>
      <w:r w:rsidRPr="00B2596A">
        <w:rPr>
          <w:vertAlign w:val="subscript"/>
        </w:rPr>
        <w:t>up</w:t>
      </w:r>
      <w:r>
        <w:t xml:space="preserve"> by taking the inverse logit of the mean of the logit-transformed </w:t>
      </w:r>
      <w:r w:rsidRPr="00DA2F7F">
        <w:t>f</w:t>
      </w:r>
      <w:r w:rsidRPr="00B2596A">
        <w:rPr>
          <w:vertAlign w:val="subscript"/>
        </w:rPr>
        <w:t>up</w:t>
      </w:r>
      <w:r>
        <w:rPr>
          <w:vertAlign w:val="subscript"/>
        </w:rPr>
        <w:t xml:space="preserve"> </w:t>
      </w:r>
      <w:r>
        <w:t xml:space="preserve">from each QSPR. </w:t>
      </w:r>
      <w:r w:rsidR="00132B79">
        <w:t>A consensus QSPR was constructed for</w:t>
      </w:r>
      <w:commentRangeStart w:id="49"/>
      <w:commentRangeStart w:id="50"/>
      <w:r>
        <w:t xml:space="preserve"> </w:t>
      </w:r>
      <w:r w:rsidRPr="00DA2F7F">
        <w:t>Cl</w:t>
      </w:r>
      <w:r w:rsidRPr="00B2596A">
        <w:rPr>
          <w:vertAlign w:val="subscript"/>
        </w:rPr>
        <w:t>int</w:t>
      </w:r>
      <w:r>
        <w:t xml:space="preserve"> </w:t>
      </w:r>
      <w:r w:rsidR="00132B79">
        <w:t>by using</w:t>
      </w:r>
      <w:r>
        <w:t xml:space="preserve"> the maximum</w:t>
      </w:r>
      <w:r w:rsidR="00AD5356" w:rsidRPr="00AD5356">
        <w:t xml:space="preserve"> </w:t>
      </w:r>
      <w:r w:rsidR="00AD5356" w:rsidRPr="00DA2F7F">
        <w:t>Cl</w:t>
      </w:r>
      <w:r w:rsidR="00AD5356" w:rsidRPr="00B2596A">
        <w:rPr>
          <w:vertAlign w:val="subscript"/>
        </w:rPr>
        <w:t>int</w:t>
      </w:r>
      <w:r>
        <w:t xml:space="preserve"> value predicted by any QSPR. </w:t>
      </w:r>
      <w:commentRangeEnd w:id="49"/>
      <w:r>
        <w:rPr>
          <w:rStyle w:val="CommentReference"/>
        </w:rPr>
        <w:commentReference w:id="49"/>
      </w:r>
      <w:commentRangeEnd w:id="50"/>
      <w:r>
        <w:rPr>
          <w:rStyle w:val="CommentReference"/>
        </w:rPr>
        <w:commentReference w:id="50"/>
      </w:r>
    </w:p>
    <w:p w14:paraId="25759C59" w14:textId="77777777" w:rsidR="002168E6" w:rsidRDefault="002168E6" w:rsidP="00A34F0F"/>
    <w:p w14:paraId="75DEB0D0" w14:textId="5B97A9C9" w:rsidR="002168E6" w:rsidRDefault="002168E6" w:rsidP="002168E6">
      <w:pPr>
        <w:pStyle w:val="Heading2"/>
      </w:pPr>
      <w:r>
        <w:lastRenderedPageBreak/>
        <w:t>Interspecies Concordance</w:t>
      </w:r>
    </w:p>
    <w:p w14:paraId="22866481" w14:textId="15BD4318" w:rsidR="00FA0300" w:rsidRDefault="002168E6" w:rsidP="009B348A">
      <w:r>
        <w:t xml:space="preserve">The </w:t>
      </w:r>
      <w:r w:rsidR="00E658BC">
        <w:t xml:space="preserve">evaluation data in </w:t>
      </w:r>
      <w:r w:rsidR="008F37B5">
        <w:fldChar w:fldCharType="begin"/>
      </w:r>
      <w:r w:rsidR="008F37B5">
        <w:instrText xml:space="preserve"> REF _Ref79324002 \h </w:instrText>
      </w:r>
      <w:r w:rsidR="008F37B5">
        <w:fldChar w:fldCharType="separate"/>
      </w:r>
      <w:r w:rsidR="00834090">
        <w:t xml:space="preserve">Table </w:t>
      </w:r>
      <w:r w:rsidR="00834090">
        <w:rPr>
          <w:noProof/>
        </w:rPr>
        <w:t>1</w:t>
      </w:r>
      <w:r w:rsidR="008F37B5">
        <w:fldChar w:fldCharType="end"/>
      </w:r>
      <w:r w:rsidR="008F37B5">
        <w:t xml:space="preserve"> are largely drawn from </w:t>
      </w:r>
      <w:r w:rsidR="008F37B5" w:rsidRPr="00C040BF">
        <w:rPr>
          <w:i/>
          <w:iCs/>
        </w:rPr>
        <w:t xml:space="preserve">in vivo </w:t>
      </w:r>
      <w:r w:rsidR="008F37B5">
        <w:t xml:space="preserve">experiments with rat, while the HTTK parameter QPSRs in </w:t>
      </w:r>
      <w:r w:rsidR="008F37B5">
        <w:fldChar w:fldCharType="begin"/>
      </w:r>
      <w:r w:rsidR="008F37B5">
        <w:instrText xml:space="preserve"> REF _Ref79323992 \h </w:instrText>
      </w:r>
      <w:r w:rsidR="008F37B5">
        <w:fldChar w:fldCharType="separate"/>
      </w:r>
      <w:r w:rsidR="00834090">
        <w:t xml:space="preserve">Table </w:t>
      </w:r>
      <w:r w:rsidR="00834090">
        <w:rPr>
          <w:noProof/>
        </w:rPr>
        <w:t>2</w:t>
      </w:r>
      <w:r w:rsidR="008F37B5">
        <w:fldChar w:fldCharType="end"/>
      </w:r>
      <w:r w:rsidR="008F37B5">
        <w:t xml:space="preserve"> are trained to predict values for human. To investigate the impact of </w:t>
      </w:r>
      <w:r w:rsidR="00392A0B">
        <w:t xml:space="preserve">the mismatch between HTTK and in vivo data, a set of chemicals with in vitro HTTK measurements for both human and rat were investigated. That data, reported by R package httk, were largely drawn from </w:t>
      </w:r>
      <w:r w:rsidR="00477F7B">
        <w:fldChar w:fldCharType="begin">
          <w:fldData xml:space="preserve">PEVuZE5vdGU+PENpdGU+PEF1dGhvcj5XZXRtb3JlPC9BdXRob3I+PFllYXI+MjAxMzwvWWVhcj48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dGgtYWRkcmVzcz48dGl0bGVzPjx0aXRsZT5SZWxhdGl2ZSBpbXBhY3Qgb2YgaW5jb3Jwb3JhdGlu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</w:fldData>
        </w:fldChar>
      </w:r>
      <w:r w:rsidR="009870A7">
        <w:instrText xml:space="preserve"> ADDIN EN.CITE </w:instrText>
      </w:r>
      <w:r w:rsidR="009870A7">
        <w:fldChar w:fldCharType="begin">
          <w:fldData xml:space="preserve">PEVuZE5vdGU+PENpdGU+PEF1dGhvcj5XZXRtb3JlPC9BdXRob3I+PFllYXI+MjAxMzwvWWVhcj48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dGgtYWRkcmVzcz48dGl0bGVzPjx0aXRsZT5SZWxhdGl2ZSBpbXBhY3Qgb2YgaW5jb3Jwb3JhdGlu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</w:fldData>
        </w:fldChar>
      </w:r>
      <w:r w:rsidR="009870A7">
        <w:instrText xml:space="preserve"> ADDIN EN.CITE.DATA </w:instrText>
      </w:r>
      <w:r w:rsidR="009870A7">
        <w:fldChar w:fldCharType="end"/>
      </w:r>
      <w:r w:rsidR="00477F7B">
        <w:fldChar w:fldCharType="separate"/>
      </w:r>
      <w:r w:rsidR="009870A7">
        <w:rPr>
          <w:noProof/>
        </w:rPr>
        <w:t>(Wetmore et al. 2013)</w:t>
      </w:r>
      <w:r w:rsidR="00477F7B">
        <w:fldChar w:fldCharType="end"/>
      </w:r>
      <w:r w:rsidR="00392A0B">
        <w:t xml:space="preserve"> and </w:t>
      </w:r>
      <w:r w:rsidR="00477F7B">
        <w:fldChar w:fldCharType="begin"/>
      </w:r>
      <w:r w:rsidR="009870A7">
        <w:instrText xml:space="preserve"> ADDIN EN.CITE &lt;EndNote&gt;&lt;Cite&gt;&lt;Author&gt;Honda&lt;/Author&gt;&lt;Year&gt;2019&lt;/Year&gt;&lt;RecNum&gt;718&lt;/RecNum&gt;&lt;DisplayText&gt;(Honda et al. 2019)&lt;/DisplayText&gt;&lt;record&gt;&lt;rec-number&gt;718&lt;/rec-number&gt;&lt;foreign-keys&gt;&lt;key app="EN" db-id="5sedwzxv0frxxfep2afv55whvxe0v9vsv290" timestamp="1559649429"&gt;718&lt;/key&gt;&lt;/foreign-keys&gt;&lt;ref-type name="Journal Article"&gt;17&lt;/ref-type&gt;&lt;contributors&gt;&lt;authors&gt;&lt;author&gt;Honda, Gregory S.&lt;/author&gt;&lt;author&gt;Pearce, Robert G.&lt;/author&gt;&lt;author&gt;Pham, Ly L.&lt;/author&gt;&lt;author&gt;Setzer, R. W.&lt;/author&gt;&lt;author&gt;Wetmore, Barbara A.&lt;/author&gt;&lt;author&gt;Sipes, Nisha S.&lt;/author&gt;&lt;author&gt;Gilbert, Jon&lt;/author&gt;&lt;author&gt;Franz, Briana&lt;/author&gt;&lt;author&gt;Thomas, Russell S.&lt;/author&gt;&lt;author&gt;Wambaugh, John F.&lt;/author&gt;&lt;/authors&gt;&lt;/contributors&gt;&lt;titles&gt;&lt;title&gt;Using the concordance of in vitro and in vivo data to evaluate extrapolation assumptions&lt;/title&gt;&lt;secondary-title&gt;PLOS ONE&lt;/secondary-title&gt;&lt;/titles&gt;&lt;periodical&gt;&lt;full-title&gt;PLOS ONE&lt;/full-title&gt;&lt;/periodical&gt;&lt;pages&gt;e0217564&lt;/pages&gt;&lt;volume&gt;14&lt;/volume&gt;&lt;number&gt;5&lt;/number&gt;&lt;dates&gt;&lt;year&gt;2019&lt;/year&gt;&lt;/dates&gt;&lt;publisher&gt;Public Library of Science&lt;/publisher&gt;&lt;urls&gt;&lt;related-urls&gt;&lt;url&gt;https://doi.org/10.1371/journal.pone.0217564&lt;/url&gt;&lt;/related-urls&gt;&lt;/urls&gt;&lt;electronic-resource-num&gt;10.1371/journal.pone.0217564&lt;/electronic-resource-num&gt;&lt;/record&gt;&lt;/Cite&gt;&lt;/EndNote&gt;</w:instrText>
      </w:r>
      <w:r w:rsidR="00477F7B">
        <w:fldChar w:fldCharType="separate"/>
      </w:r>
      <w:r w:rsidR="009870A7">
        <w:rPr>
          <w:noProof/>
        </w:rPr>
        <w:t>(Honda et al. 2019)</w:t>
      </w:r>
      <w:r w:rsidR="00477F7B">
        <w:fldChar w:fldCharType="end"/>
      </w:r>
      <w:r w:rsidR="00392A0B">
        <w:t xml:space="preserve">. </w:t>
      </w:r>
      <w:r w:rsidR="00505892">
        <w:t>First, the error in using human-measured Cl</w:t>
      </w:r>
      <w:r w:rsidR="00505892" w:rsidRPr="000A34DF">
        <w:rPr>
          <w:vertAlign w:val="subscript"/>
        </w:rPr>
        <w:t>int</w:t>
      </w:r>
      <w:r w:rsidR="00505892">
        <w:t xml:space="preserve"> and f</w:t>
      </w:r>
      <w:r w:rsidR="00505892" w:rsidRPr="000A34DF">
        <w:rPr>
          <w:vertAlign w:val="subscript"/>
        </w:rPr>
        <w:t>up</w:t>
      </w:r>
      <w:r w:rsidR="00505892">
        <w:t xml:space="preserve"> to predict rat-measured Cl</w:t>
      </w:r>
      <w:r w:rsidR="00505892" w:rsidRPr="000A34DF">
        <w:rPr>
          <w:vertAlign w:val="subscript"/>
        </w:rPr>
        <w:t>int</w:t>
      </w:r>
      <w:r w:rsidR="00505892">
        <w:t xml:space="preserve"> and f</w:t>
      </w:r>
      <w:r w:rsidR="00505892" w:rsidRPr="000A34DF">
        <w:rPr>
          <w:vertAlign w:val="subscript"/>
        </w:rPr>
        <w:t>up</w:t>
      </w:r>
      <w:r w:rsidR="00505892">
        <w:t xml:space="preserve"> was characterized. Then</w:t>
      </w:r>
      <w:r w:rsidR="00461715">
        <w:t xml:space="preserve"> the two sets of measurements were used </w:t>
      </w:r>
      <w:r w:rsidR="00505892">
        <w:t xml:space="preserve">to </w:t>
      </w:r>
      <w:r w:rsidR="00461715">
        <w:t>predict C</w:t>
      </w:r>
      <w:r w:rsidR="00461715" w:rsidRPr="000A34DF">
        <w:rPr>
          <w:vertAlign w:val="subscript"/>
        </w:rPr>
        <w:t xml:space="preserve">max </w:t>
      </w:r>
      <w:r w:rsidR="00461715">
        <w:t>and C</w:t>
      </w:r>
      <w:r w:rsidR="00461715" w:rsidRPr="000A34DF">
        <w:rPr>
          <w:vertAlign w:val="subscript"/>
        </w:rPr>
        <w:t>ss</w:t>
      </w:r>
      <w:r w:rsidR="009B348A">
        <w:t>, in both cases using the same rat-specific p</w:t>
      </w:r>
      <w:r w:rsidR="00461715">
        <w:t xml:space="preserve">hysiological </w:t>
      </w:r>
      <w:r w:rsidR="009B348A">
        <w:t xml:space="preserve">parameters and </w:t>
      </w:r>
      <w:r w:rsidR="00461715">
        <w:t>scaling described above</w:t>
      </w:r>
      <w:r w:rsidR="009B348A">
        <w:t>. T</w:t>
      </w:r>
      <w:r w:rsidR="009D641B">
        <w:t>his allowed estimation of the error introduced by using human-derived HTTK measurements to make rat-specific HTTK predictions</w:t>
      </w:r>
      <w:r w:rsidR="00002C1A">
        <w:t>.</w:t>
      </w:r>
      <w:commentRangeStart w:id="51"/>
      <w:commentRangeEnd w:id="51"/>
      <w:r w:rsidR="00002C1A">
        <w:rPr>
          <w:rStyle w:val="CommentReference"/>
        </w:rPr>
        <w:commentReference w:id="51"/>
      </w:r>
    </w:p>
    <w:p w14:paraId="7DFE3E76" w14:textId="77777777" w:rsidR="00DC2B08" w:rsidRDefault="00DC2B08" w:rsidP="00BC60D9">
      <w:pPr>
        <w:rPr>
          <w:rFonts w:asciiTheme="majorHAnsi" w:eastAsiaTheme="majorEastAsia" w:hAnsiTheme="majorHAnsi" w:cstheme="majorBidi"/>
          <w:sz w:val="32"/>
          <w:szCs w:val="32"/>
        </w:rPr>
      </w:pPr>
      <w:r>
        <w:br w:type="page"/>
      </w:r>
    </w:p>
    <w:p w14:paraId="3F080E88" w14:textId="1DD48BA7" w:rsidR="003029C6" w:rsidRPr="0078023A" w:rsidRDefault="00AA4D78" w:rsidP="00BC60D9">
      <w:pPr>
        <w:pStyle w:val="Heading1"/>
      </w:pPr>
      <w:r>
        <w:lastRenderedPageBreak/>
        <w:t>Results</w:t>
      </w:r>
    </w:p>
    <w:p w14:paraId="0C76DB18" w14:textId="77777777" w:rsidR="00841392" w:rsidRDefault="00841392" w:rsidP="00BC60D9"/>
    <w:p w14:paraId="1E6F0246" w14:textId="77777777" w:rsidR="00841392" w:rsidRDefault="00841392" w:rsidP="00BC60D9">
      <w:pPr>
        <w:pStyle w:val="Heading2"/>
      </w:pPr>
      <w:r>
        <w:t>Evaluation Chemicals and Predictions</w:t>
      </w:r>
    </w:p>
    <w:p w14:paraId="022FD515" w14:textId="58F5DFCE" w:rsidR="00DF72FB" w:rsidRDefault="00810B69" w:rsidP="00BC60D9">
      <w:r w:rsidRPr="00CC37A3">
        <w:t xml:space="preserve">There </w:t>
      </w:r>
      <w:r w:rsidR="00723712">
        <w:t>are</w:t>
      </w:r>
      <w:r w:rsidR="00723712" w:rsidRPr="00CC37A3">
        <w:t xml:space="preserve"> </w:t>
      </w:r>
      <w:r w:rsidRPr="00CC37A3">
        <w:t>10</w:t>
      </w:r>
      <w:r w:rsidR="009462F5">
        <w:t>1</w:t>
      </w:r>
      <w:r w:rsidRPr="00CC37A3">
        <w:t xml:space="preserve"> chemicals present in the </w:t>
      </w:r>
      <w:r w:rsidR="00723712">
        <w:t xml:space="preserve">public release of </w:t>
      </w:r>
      <w:r w:rsidRPr="00CC37A3">
        <w:t xml:space="preserve">CvTdb (Sayre, 2020) that had </w:t>
      </w:r>
      <w:r w:rsidR="00525DAD">
        <w:t xml:space="preserve">chemical concentration vs. </w:t>
      </w:r>
      <w:r w:rsidR="4F247614">
        <w:t xml:space="preserve">time </w:t>
      </w:r>
      <w:r w:rsidR="00525DAD">
        <w:t>(CvT)</w:t>
      </w:r>
      <w:r w:rsidR="4F247614">
        <w:t xml:space="preserve"> </w:t>
      </w:r>
      <w:r w:rsidRPr="00CC37A3">
        <w:t xml:space="preserve">data </w:t>
      </w:r>
      <w:r w:rsidR="00525DAD">
        <w:t>resulting from</w:t>
      </w:r>
      <w:r w:rsidRPr="00CC37A3">
        <w:t xml:space="preserve"> either oral or intravenous doses</w:t>
      </w:r>
      <w:r w:rsidR="00266DEE">
        <w:t xml:space="preserve"> given to </w:t>
      </w:r>
      <w:r w:rsidR="00266DEE" w:rsidRPr="00CC37A3">
        <w:t>rat</w:t>
      </w:r>
      <w:r w:rsidR="00266DEE">
        <w:t>s</w:t>
      </w:r>
      <w:r w:rsidR="00266DEE" w:rsidRPr="00CC37A3">
        <w:t xml:space="preserve"> or human</w:t>
      </w:r>
      <w:r w:rsidR="00266DEE">
        <w:t>s</w:t>
      </w:r>
      <w:r w:rsidR="00CD35A4">
        <w:t xml:space="preserve">. </w:t>
      </w:r>
      <w:r w:rsidR="00CD35A4" w:rsidRPr="0055434C">
        <w:t xml:space="preserve">These chemicals included: </w:t>
      </w:r>
      <w:r w:rsidRPr="0055434C">
        <w:t xml:space="preserve">57 from the </w:t>
      </w:r>
      <w:r w:rsidR="00002D8C" w:rsidRPr="0055434C">
        <w:t xml:space="preserve">non-confidential </w:t>
      </w:r>
      <w:r w:rsidRPr="0055434C">
        <w:t xml:space="preserve">Toxic Substances Control Act (TSCA) </w:t>
      </w:r>
      <w:commentRangeStart w:id="52"/>
      <w:r w:rsidRPr="0055434C">
        <w:t>active inventory</w:t>
      </w:r>
      <w:r w:rsidR="00266DEE" w:rsidRPr="0055434C">
        <w:t xml:space="preserve"> </w:t>
      </w:r>
      <w:commentRangeEnd w:id="52"/>
      <w:r w:rsidR="00002D8C" w:rsidRPr="0055434C">
        <w:rPr>
          <w:rStyle w:val="CommentReference"/>
        </w:rPr>
        <w:commentReference w:id="52"/>
      </w:r>
      <w:r w:rsidR="00F96FC3" w:rsidRPr="0055434C">
        <w:fldChar w:fldCharType="begin"/>
      </w:r>
      <w:r w:rsidR="009870A7" w:rsidRPr="0055434C">
        <w:instrText xml:space="preserve"> ADDIN EN.CITE &lt;EndNote&gt;&lt;Cite&gt;&lt;Author&gt;Schmidt&lt;/Author&gt;&lt;Year&gt;2016&lt;/Year&gt;&lt;RecNum&gt;957&lt;/RecNum&gt;&lt;DisplayText&gt;(Schmidt 2016)&lt;/DisplayText&gt;&lt;record&gt;&lt;rec-number&gt;957&lt;/rec-number&gt;&lt;foreign-keys&gt;&lt;key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rsidRPr="0055434C">
        <w:fldChar w:fldCharType="separate"/>
      </w:r>
      <w:r w:rsidR="009870A7" w:rsidRPr="0055434C">
        <w:rPr>
          <w:noProof/>
        </w:rPr>
        <w:t>(Schmidt 2016)</w:t>
      </w:r>
      <w:r w:rsidR="00F96FC3" w:rsidRPr="0055434C">
        <w:fldChar w:fldCharType="end"/>
      </w:r>
      <w:r w:rsidR="00CD35A4" w:rsidRPr="0055434C">
        <w:t xml:space="preserve">, </w:t>
      </w:r>
      <w:r w:rsidRPr="0055434C">
        <w:t>20 pharmaceuticals</w:t>
      </w:r>
      <w:r w:rsidR="00CD35A4" w:rsidRPr="0055434C">
        <w:t xml:space="preserve">, </w:t>
      </w:r>
      <w:r w:rsidRPr="0055434C">
        <w:t>24 pesticides</w:t>
      </w:r>
      <w:r w:rsidR="00CD35A4" w:rsidRPr="0055434C">
        <w:t xml:space="preserve">, </w:t>
      </w:r>
      <w:r w:rsidRPr="0055434C">
        <w:t>99 that are found in consumer products, 7 per- and poly-fluo</w:t>
      </w:r>
      <w:r w:rsidR="008D5A48" w:rsidRPr="0055434C">
        <w:t>ro</w:t>
      </w:r>
      <w:r w:rsidR="00615B9A" w:rsidRPr="0055434C">
        <w:t xml:space="preserve">alkyl </w:t>
      </w:r>
      <w:commentRangeStart w:id="53"/>
      <w:commentRangeStart w:id="54"/>
      <w:r w:rsidRPr="0055434C">
        <w:t xml:space="preserve">substances </w:t>
      </w:r>
      <w:commentRangeEnd w:id="53"/>
      <w:r w:rsidR="00914FED" w:rsidRPr="0055434C">
        <w:rPr>
          <w:rStyle w:val="CommentReference"/>
        </w:rPr>
        <w:commentReference w:id="53"/>
      </w:r>
      <w:commentRangeEnd w:id="54"/>
      <w:r w:rsidR="00FF20A7" w:rsidRPr="0055434C">
        <w:rPr>
          <w:rStyle w:val="CommentReference"/>
        </w:rPr>
        <w:commentReference w:id="54"/>
      </w:r>
      <w:r w:rsidRPr="0055434C">
        <w:t>(PFAS)</w:t>
      </w:r>
      <w:r w:rsidR="00266DEE" w:rsidRPr="0055434C">
        <w:t xml:space="preserve"> </w:t>
      </w:r>
      <w:r w:rsidR="00F96FC3" w:rsidRPr="0055434C">
        <w:fldChar w:fldCharType="begin"/>
      </w:r>
      <w:r w:rsidR="009870A7" w:rsidRPr="0055434C">
        <w:instrText xml:space="preserve"> ADDIN EN.CITE &lt;EndNote&gt;&lt;Cite&gt;&lt;Author&gt;Patlewicz&lt;/Author&gt;&lt;Year&gt;2019&lt;/Year&gt;&lt;RecNum&gt;958&lt;/RecNum&gt;&lt;DisplayText&gt;(Patlewicz et al. 2019)&lt;/DisplayText&gt;&lt;record&gt;&lt;rec-number&gt;958&lt;/rec-number&gt;&lt;foreign-keys&gt;&lt;key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rsidRPr="0055434C">
        <w:fldChar w:fldCharType="separate"/>
      </w:r>
      <w:r w:rsidR="009870A7" w:rsidRPr="0055434C">
        <w:rPr>
          <w:noProof/>
        </w:rPr>
        <w:t>(Patlewicz et al. 2019)</w:t>
      </w:r>
      <w:r w:rsidR="00F96FC3" w:rsidRPr="0055434C">
        <w:fldChar w:fldCharType="end"/>
      </w:r>
      <w:r w:rsidR="00CD35A4" w:rsidRPr="0055434C">
        <w:t xml:space="preserve">, and </w:t>
      </w:r>
      <w:r w:rsidRPr="0055434C">
        <w:t>64 that are part of the ToxCast screening program</w:t>
      </w:r>
      <w:r w:rsidR="00CD35A4" w:rsidRPr="0055434C">
        <w:t xml:space="preserve">. </w:t>
      </w:r>
      <w:r w:rsidR="0040747B" w:rsidRPr="0055434C">
        <w:t>Note that a chemical could be in more than one of these categories.</w:t>
      </w:r>
    </w:p>
    <w:p w14:paraId="6DC0A1B2" w14:textId="77777777" w:rsidR="00A64054" w:rsidRDefault="00A64054" w:rsidP="00BC60D9"/>
    <w:p w14:paraId="25C96245" w14:textId="2BEC820F" w:rsidR="00CD42B6" w:rsidRDefault="00294E5B" w:rsidP="00294E5B">
      <w:r>
        <w:t xml:space="preserve">As illustrated in </w:t>
      </w:r>
      <w:r w:rsidR="001726ED">
        <w:rPr>
          <w:color w:val="2B579A"/>
          <w:shd w:val="clear" w:color="auto" w:fill="E6E6E6"/>
        </w:rPr>
        <w:fldChar w:fldCharType="begin"/>
      </w:r>
      <w:r w:rsidR="001726ED">
        <w:instrText xml:space="preserve"> REF _Ref168474324 \h </w:instrText>
      </w:r>
      <w:r w:rsidR="001726ED">
        <w:rPr>
          <w:color w:val="2B579A"/>
          <w:shd w:val="clear" w:color="auto" w:fill="E6E6E6"/>
        </w:rPr>
      </w:r>
      <w:r w:rsidR="001726ED">
        <w:rPr>
          <w:color w:val="2B579A"/>
          <w:shd w:val="clear" w:color="auto" w:fill="E6E6E6"/>
        </w:rPr>
        <w:fldChar w:fldCharType="separate"/>
      </w:r>
      <w:r w:rsidR="00834090">
        <w:t xml:space="preserve">Figure </w:t>
      </w:r>
      <w:r w:rsidR="00834090">
        <w:rPr>
          <w:noProof/>
        </w:rPr>
        <w:t>1</w:t>
      </w:r>
      <w:r w:rsidR="001726ED">
        <w:rPr>
          <w:color w:val="2B579A"/>
          <w:shd w:val="clear" w:color="auto" w:fill="E6E6E6"/>
        </w:rPr>
        <w:fldChar w:fldCharType="end"/>
      </w:r>
      <w:r>
        <w:t>, a typical TK concentration vs. time curve following a single oral dose consists of separate phases: 1) an initial increase driven by absorption of the chemical into the body, 2) a steep decrease driven by distribution of the chemical from the blood into tissues with varying affinities for the chemical, followed by 3) metabolism and excretion of the chemical (elimination) from the blood. Metabolism and excretion are present during the distribution phase</w:t>
      </w:r>
      <w:r w:rsidR="00B34C05">
        <w:t>. The distribution</w:t>
      </w:r>
      <w:r>
        <w:t xml:space="preserve"> phase can be </w:t>
      </w:r>
      <w:r w:rsidR="008A41B8">
        <w:t>pronounced</w:t>
      </w:r>
      <w:r>
        <w:t xml:space="preserve"> depending on how much chemical the tissues can sequester. Following an intravenous dose there is no absorption phase, although there may</w:t>
      </w:r>
      <w:r w:rsidR="008A41B8">
        <w:t xml:space="preserve"> </w:t>
      </w:r>
      <w:r>
        <w:t xml:space="preserve">be a very short </w:t>
      </w:r>
      <w:r w:rsidR="00882FDC">
        <w:t>initial</w:t>
      </w:r>
      <w:r>
        <w:t xml:space="preserve"> phase as the chemical is distributed from the site of injection to the systemic blood circulation. The different phases </w:t>
      </w:r>
      <w:r w:rsidR="00B34C05">
        <w:t>of TK vary in</w:t>
      </w:r>
      <w:r>
        <w:t xml:space="preserve"> sensitiv</w:t>
      </w:r>
      <w:r w:rsidR="00B34C05">
        <w:t>ity</w:t>
      </w:r>
      <w:r>
        <w:t xml:space="preserve"> to the HTTK parameters </w:t>
      </w:r>
      <w:r w:rsidR="00B34C05">
        <w:t>analyzed</w:t>
      </w:r>
      <w:r>
        <w:t xml:space="preserve"> here</w:t>
      </w:r>
      <w:r w:rsidR="00B34C05">
        <w:t>.</w:t>
      </w:r>
      <w:r>
        <w:t xml:space="preserve"> </w:t>
      </w:r>
      <w:r w:rsidR="00B34C05">
        <w:t>The elimination phase is most sensitive because HTTK parameters allow prediction of glomerular filtration in the kidney (excretion) and metabolic clearance in the liver (metabolism).</w:t>
      </w:r>
    </w:p>
    <w:p w14:paraId="1487EB81" w14:textId="77777777" w:rsidR="00CD42B6" w:rsidRDefault="00CD42B6" w:rsidP="00BC60D9"/>
    <w:p w14:paraId="7EF3A077" w14:textId="4B2382A9" w:rsidR="00092D28" w:rsidRPr="002D15FD" w:rsidRDefault="00525DAD" w:rsidP="002D15FD">
      <w:r>
        <w:t>CvT d</w:t>
      </w:r>
      <w:r w:rsidR="00723712">
        <w:t xml:space="preserve">ata sets were modeled for </w:t>
      </w:r>
      <w:r w:rsidR="005543A5">
        <w:t>their suitability to</w:t>
      </w:r>
      <w:r w:rsidR="00723712">
        <w:t xml:space="preserve"> evaluat</w:t>
      </w:r>
      <w:r w:rsidR="005543A5">
        <w:t>e HTT</w:t>
      </w:r>
      <w:r w:rsidR="00723712">
        <w:t xml:space="preserve">K predictions by systematically optimizing </w:t>
      </w:r>
      <w:r w:rsidR="00723712" w:rsidRPr="002D15FD">
        <w:t>parameters for one- and two-compartment models</w:t>
      </w:r>
      <w:r w:rsidR="00C040BF">
        <w:t xml:space="preserve"> </w:t>
      </w:r>
      <w:r w:rsidR="00C040BF">
        <w:fldChar w:fldCharType="begin"/>
      </w:r>
      <w:r w:rsidR="00DC346E">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C040BF">
        <w:fldChar w:fldCharType="separate"/>
      </w:r>
      <w:r w:rsidR="00DC346E">
        <w:rPr>
          <w:noProof/>
        </w:rPr>
        <w:t>(Padilla Mercado et al. 2024)</w:t>
      </w:r>
      <w:r w:rsidR="00C040BF">
        <w:fldChar w:fldCharType="end"/>
      </w:r>
      <w:r w:rsidR="00723712" w:rsidRPr="002D15FD">
        <w:t xml:space="preserve">. </w:t>
      </w:r>
      <w:r w:rsidR="000D6866">
        <w:t xml:space="preserve">That is, we assumed data sets that could not be described by a one- or two-compartment model did not conform to the general profile depicted in </w:t>
      </w:r>
      <w:r w:rsidR="000D6866">
        <w:rPr>
          <w:color w:val="2B579A"/>
          <w:shd w:val="clear" w:color="auto" w:fill="E6E6E6"/>
        </w:rPr>
        <w:fldChar w:fldCharType="begin"/>
      </w:r>
      <w:r w:rsidR="000D6866">
        <w:instrText xml:space="preserve"> REF _Ref168474324 \h </w:instrText>
      </w:r>
      <w:r w:rsidR="000D6866">
        <w:rPr>
          <w:color w:val="2B579A"/>
          <w:shd w:val="clear" w:color="auto" w:fill="E6E6E6"/>
        </w:rPr>
      </w:r>
      <w:r w:rsidR="000D6866">
        <w:rPr>
          <w:color w:val="2B579A"/>
          <w:shd w:val="clear" w:color="auto" w:fill="E6E6E6"/>
        </w:rPr>
        <w:fldChar w:fldCharType="separate"/>
      </w:r>
      <w:r w:rsidR="000D6866">
        <w:t xml:space="preserve">Figure </w:t>
      </w:r>
      <w:r w:rsidR="000D6866">
        <w:rPr>
          <w:noProof/>
        </w:rPr>
        <w:t>1</w:t>
      </w:r>
      <w:r w:rsidR="000D6866">
        <w:rPr>
          <w:color w:val="2B579A"/>
          <w:shd w:val="clear" w:color="auto" w:fill="E6E6E6"/>
        </w:rPr>
        <w:fldChar w:fldCharType="end"/>
      </w:r>
      <w:r w:rsidR="000D6866">
        <w:t xml:space="preserve">. </w:t>
      </w:r>
      <w:r w:rsidR="007645A4">
        <w:t xml:space="preserve">CvT </w:t>
      </w:r>
      <w:r w:rsidR="00092D28" w:rsidRPr="002D15FD">
        <w:t>data sets</w:t>
      </w:r>
      <w:r w:rsidR="007645A4">
        <w:t xml:space="preserve"> for six chemicals</w:t>
      </w:r>
      <w:r w:rsidR="00092D28" w:rsidRPr="002D15FD">
        <w:t xml:space="preserve"> were eliminated in pre-processing before fitting: </w:t>
      </w:r>
      <w:r w:rsidR="0028011B" w:rsidRPr="002D15FD">
        <w:t>C.I. Solvent Red 1</w:t>
      </w:r>
      <w:r w:rsidR="00092D28" w:rsidRPr="002D15FD">
        <w:t xml:space="preserve"> and Propylparaben </w:t>
      </w:r>
      <w:r w:rsidR="00796FA5" w:rsidRPr="002D15FD">
        <w:t>were</w:t>
      </w:r>
      <w:r w:rsidR="00092D28" w:rsidRPr="002D15FD">
        <w:t xml:space="preserve"> eliminated because </w:t>
      </w:r>
      <w:r w:rsidR="00796FA5" w:rsidRPr="002D15FD">
        <w:t>there were</w:t>
      </w:r>
      <w:r w:rsidR="00092D28" w:rsidRPr="002D15FD">
        <w:t xml:space="preserve"> no </w:t>
      </w:r>
      <w:r w:rsidR="007645A4">
        <w:t>observations</w:t>
      </w:r>
      <w:r w:rsidR="00092D28" w:rsidRPr="002D15FD">
        <w:t xml:space="preserve"> above LOQ. </w:t>
      </w:r>
      <w:r w:rsidR="007645A4">
        <w:t xml:space="preserve">The data for </w:t>
      </w:r>
      <w:r w:rsidR="00092D28" w:rsidRPr="002D15FD">
        <w:t xml:space="preserve">Phenazone (antipyrine in CvTdb) </w:t>
      </w:r>
      <w:r w:rsidR="007645A4">
        <w:t>are</w:t>
      </w:r>
      <w:r w:rsidR="00092D28" w:rsidRPr="002D15FD">
        <w:t xml:space="preserve"> from </w:t>
      </w:r>
      <w:r w:rsidR="00C56327" w:rsidRPr="002D15FD">
        <w:t>radiolabeled</w:t>
      </w:r>
      <w:r w:rsidR="00092D28" w:rsidRPr="002D15FD">
        <w:t xml:space="preserve"> experiments which </w:t>
      </w:r>
      <w:r w:rsidR="007645A4">
        <w:t>only allow estimation of elimination rate</w:t>
      </w:r>
      <w:r w:rsidR="00092D28" w:rsidRPr="002D15FD">
        <w:t xml:space="preserve"> (that is, no concentration data are available). Tamoxifen ha</w:t>
      </w:r>
      <w:r w:rsidR="007645A4">
        <w:t>s</w:t>
      </w:r>
      <w:r w:rsidR="00092D28" w:rsidRPr="002D15FD">
        <w:t xml:space="preserve"> </w:t>
      </w:r>
      <w:r w:rsidR="00244599">
        <w:t xml:space="preserve">no available </w:t>
      </w:r>
      <w:r w:rsidR="00092D28" w:rsidRPr="002D15FD">
        <w:t xml:space="preserve">LOQs and </w:t>
      </w:r>
      <w:r w:rsidR="00244599">
        <w:t xml:space="preserve">the </w:t>
      </w:r>
      <w:r w:rsidR="00092D28" w:rsidRPr="002D15FD">
        <w:t xml:space="preserve">majority of </w:t>
      </w:r>
      <w:r w:rsidR="00244599">
        <w:t xml:space="preserve">observations </w:t>
      </w:r>
      <w:r w:rsidR="007645A4">
        <w:t>a</w:t>
      </w:r>
      <w:r w:rsidR="00244599">
        <w:t>re non-detects</w:t>
      </w:r>
      <w:r w:rsidR="00092D28" w:rsidRPr="002D15FD">
        <w:t xml:space="preserve">. Pentachloroanisol has only two timepoints. 2,3,4,7,8-Pentachlorodibenzofuran has all measured concentration values below the limit of </w:t>
      </w:r>
      <w:r w:rsidR="00F624E0" w:rsidRPr="002D15FD">
        <w:t>detection.</w:t>
      </w:r>
    </w:p>
    <w:p w14:paraId="073B540C" w14:textId="635FE685" w:rsidR="00092D28" w:rsidRDefault="00092D28" w:rsidP="00BC60D9"/>
    <w:p w14:paraId="4473E3C9" w14:textId="77777777" w:rsidR="00092D28" w:rsidRDefault="00092D28" w:rsidP="00BC60D9"/>
    <w:p w14:paraId="03C9ACA2" w14:textId="77777777" w:rsidR="00092D28" w:rsidRDefault="00092D28" w:rsidP="00BC60D9"/>
    <w:p w14:paraId="3F176111" w14:textId="77777777" w:rsidR="00092D28" w:rsidRDefault="00092D28" w:rsidP="00BC60D9"/>
    <w:p w14:paraId="1F6570A9" w14:textId="5D99A017" w:rsidR="000B014B" w:rsidRDefault="002D7082" w:rsidP="00A04934">
      <w:r w:rsidRPr="002D7082">
        <w:t>Of the 95 chemicals where empirical TK model param</w:t>
      </w:r>
      <w:r>
        <w:t>e</w:t>
      </w:r>
      <w:r w:rsidRPr="002D7082">
        <w:t>ters were estimated</w:t>
      </w:r>
      <w:r>
        <w:t>,</w:t>
      </w:r>
      <w:r w:rsidRPr="002D7082">
        <w:t xml:space="preserve"> </w:t>
      </w:r>
      <w:r w:rsidR="000B014B">
        <w:t xml:space="preserve">data for 3 chemicals </w:t>
      </w:r>
      <w:r w:rsidRPr="002D7082">
        <w:t>were best described by the “flat” model indicating that the data sets were too noisy to estimate empirical TK parameters: Perfluorohexanoic acid, Perfluorooctanesulfonate,</w:t>
      </w:r>
      <w:r w:rsidR="000B014B">
        <w:t xml:space="preserve"> and</w:t>
      </w:r>
      <w:r w:rsidRPr="002D7082">
        <w:t xml:space="preserve"> Perfluorooctanoic acid </w:t>
      </w:r>
      <w:r w:rsidR="007E1EBF">
        <w:t xml:space="preserve">Given that these chemicals were poorly described by basic TK models these chemicals were withheld from subsequent analysis. </w:t>
      </w:r>
      <w:r w:rsidR="000B014B">
        <w:t xml:space="preserve">It is likely that sex-specific differences, which are currently not accounted for the parameter optimization software used </w:t>
      </w:r>
      <w:r w:rsidR="000B014B">
        <w:fldChar w:fldCharType="begin"/>
      </w:r>
      <w:r w:rsidR="00DC346E">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0B014B">
        <w:fldChar w:fldCharType="separate"/>
      </w:r>
      <w:r w:rsidR="00DC346E">
        <w:rPr>
          <w:noProof/>
        </w:rPr>
        <w:t>(Padilla Mercado et al. 2024)</w:t>
      </w:r>
      <w:r w:rsidR="000B014B">
        <w:fldChar w:fldCharType="end"/>
      </w:r>
      <w:r w:rsidR="000B014B">
        <w:t xml:space="preserve"> but are known to be influential in PFAS </w:t>
      </w:r>
      <w:r w:rsidR="000B014B">
        <w:fldChar w:fldCharType="begin"/>
      </w:r>
      <w:r w:rsidR="009870A7">
        <w:instrText xml:space="preserve"> ADDIN EN.CITE &lt;EndNote&gt;&lt;Cite ExcludeYear="1"&gt;&lt;Author&gt;Fenton&lt;/Author&gt;&lt;Year&gt;2021&lt;/Year&gt;&lt;RecNum&gt;1112&lt;/RecNum&gt;&lt;DisplayText&gt;(Fenton et al.)&lt;/DisplayText&gt;&lt;record&gt;&lt;rec-number&gt;1112&lt;/rec-number&gt;&lt;foreign-keys&gt;&lt;key app="EN" db-id="5sedwzxv0frxxfep2afv55whvxe0v9vsv290" timestamp="1653500614"&gt;1112&lt;/key&gt;&lt;/foreign-keys&gt;&lt;ref-type name="Journal Article"&gt;17&lt;/ref-type&gt;&lt;contributors&gt;&lt;authors&gt;&lt;author&gt;Fenton, Suzanne E.&lt;/author&gt;&lt;author&gt;Ducatman, Alan&lt;/author&gt;&lt;author&gt;Boobis, Alan&lt;/author&gt;&lt;author&gt;DeWitt, Jamie C.&lt;/author&gt;&lt;author&gt;Lau, Christopher&lt;/author&gt;&lt;author&gt;Ng, Carla&lt;/author&gt;&lt;author&gt;Smith, James S.&lt;/author&gt;&lt;author&gt;Roberts, Stephen M.&lt;/author&gt;&lt;/authors&gt;&lt;/contributors&gt;&lt;titles&gt;&lt;title&gt;Per- and Polyfluoroalkyl Substance Toxicity and Human Health Review: Current State of Knowledge and Strategies for Informing Future Research&lt;/title&gt;&lt;secondary-title&gt;Environmental Toxicology and Chemistry&lt;/secondary-title&gt;&lt;/titles&gt;&lt;periodical&gt;&lt;full-title&gt;Environmental Toxicology and Chemistry&lt;/full-title&gt;&lt;/periodical&gt;&lt;pages&gt;606-630&lt;/pages&gt;&lt;volume&gt;40&lt;/volume&gt;&lt;number&gt;3&lt;/number&gt;&lt;dates&gt;&lt;year&gt;2021&lt;/year&gt;&lt;/dates&gt;&lt;isbn&gt;0730-7268&lt;/isbn&gt;&lt;urls&gt;&lt;related-urls&gt;&lt;url&gt;https://setac.onlinelibrary.wiley.com/doi/abs/10.1002/etc.4890&lt;/url&gt;&lt;/related-urls&gt;&lt;/urls&gt;&lt;electronic-resource-num&gt;https://doi.org/10.1002/etc.4890&lt;/electronic-resource-num&gt;&lt;/record&gt;&lt;/Cite&gt;&lt;/EndNote&gt;</w:instrText>
      </w:r>
      <w:r w:rsidR="000B014B">
        <w:fldChar w:fldCharType="separate"/>
      </w:r>
      <w:r w:rsidR="009870A7">
        <w:rPr>
          <w:noProof/>
        </w:rPr>
        <w:t>(Fenton et al.)</w:t>
      </w:r>
      <w:r w:rsidR="000B014B">
        <w:fldChar w:fldCharType="end"/>
      </w:r>
      <w:r w:rsidR="000B014B">
        <w:t xml:space="preserve"> caused the problems for these three chemicals.</w:t>
      </w:r>
    </w:p>
    <w:p w14:paraId="5338FE2B" w14:textId="77777777" w:rsidR="00A04934" w:rsidRDefault="00A04934" w:rsidP="00BC60D9"/>
    <w:p w14:paraId="4E65E7DA" w14:textId="77777777" w:rsidR="00B555AA" w:rsidRDefault="007E1EBF" w:rsidP="00BC60D9">
      <w:r>
        <w:t xml:space="preserve">The data for each remaining chemical could be described using either a one- or two-compartment </w:t>
      </w:r>
      <w:r w:rsidR="000B014B">
        <w:t>empirical models</w:t>
      </w:r>
      <w:r>
        <w:t xml:space="preserve">. </w:t>
      </w:r>
      <w:r w:rsidRPr="007E1EBF">
        <w:t xml:space="preserve">There were </w:t>
      </w:r>
      <w:r>
        <w:t>1</w:t>
      </w:r>
      <w:r w:rsidR="00882FDC">
        <w:t>1</w:t>
      </w:r>
      <w:r w:rsidRPr="007E1EBF">
        <w:t xml:space="preserve"> chemicals </w:t>
      </w:r>
      <w:r w:rsidR="00B555AA">
        <w:t xml:space="preserve">with only </w:t>
      </w:r>
      <w:r w:rsidRPr="007E1EBF">
        <w:t>oral data</w:t>
      </w:r>
      <w:r w:rsidR="00B555AA">
        <w:t xml:space="preserve">. For these oral-only datasets </w:t>
      </w:r>
      <w:r>
        <w:t xml:space="preserve">we could not estimate </w:t>
      </w:r>
      <w:r w:rsidR="00B555AA">
        <w:t xml:space="preserve">all </w:t>
      </w:r>
      <w:r>
        <w:t xml:space="preserve">the parameters needed to make </w:t>
      </w:r>
      <w:r w:rsidR="00B555AA">
        <w:t xml:space="preserve">CvT </w:t>
      </w:r>
      <w:r>
        <w:t xml:space="preserve">predictions. </w:t>
      </w:r>
      <w:r w:rsidR="0045050C">
        <w:t>Separate</w:t>
      </w:r>
      <w:r w:rsidR="00A64054">
        <w:t xml:space="preserve"> </w:t>
      </w:r>
      <w:r w:rsidR="009A13A7">
        <w:t xml:space="preserve">parameter estimates were made </w:t>
      </w:r>
      <w:r w:rsidR="00A64054">
        <w:t>for each combination of compound and species for which there were data. For each chemical</w:t>
      </w:r>
      <w:r w:rsidR="4D84181B">
        <w:t>,</w:t>
      </w:r>
      <w:r w:rsidR="00A64054">
        <w:t xml:space="preserve"> the one or two</w:t>
      </w:r>
      <w:r w:rsidR="00B555AA">
        <w:t>-</w:t>
      </w:r>
      <w:r w:rsidR="00A64054">
        <w:t xml:space="preserve">compartment models </w:t>
      </w:r>
      <w:r w:rsidR="54B3A31C">
        <w:t>w</w:t>
      </w:r>
      <w:r w:rsidR="00B555AA">
        <w:t>as selected based on AIC.</w:t>
      </w:r>
    </w:p>
    <w:p w14:paraId="1555866C" w14:textId="77777777" w:rsidR="00FA558B" w:rsidRDefault="00FA558B" w:rsidP="00BC60D9"/>
    <w:p w14:paraId="4B4BF320" w14:textId="77777777" w:rsidR="005543A5" w:rsidRDefault="005543A5" w:rsidP="00BC60D9">
      <w:pPr>
        <w:pStyle w:val="Heading2"/>
      </w:pPr>
      <w:r>
        <w:t>QSPR Predictions</w:t>
      </w:r>
    </w:p>
    <w:p w14:paraId="283381EE" w14:textId="77777777" w:rsidR="00A94FAC" w:rsidRDefault="00A94FAC" w:rsidP="00BC60D9"/>
    <w:p w14:paraId="3BAAEE9B" w14:textId="752E5388" w:rsidR="00353233" w:rsidRDefault="00467919" w:rsidP="00BC60D9">
      <w:r>
        <w:t xml:space="preserve">The QSPRs evaluated are described in </w:t>
      </w:r>
      <w:r>
        <w:fldChar w:fldCharType="begin"/>
      </w:r>
      <w:r>
        <w:instrText xml:space="preserve"> REF _Ref79323992 \h </w:instrText>
      </w:r>
      <w:r>
        <w:fldChar w:fldCharType="separate"/>
      </w:r>
      <w:r w:rsidR="00834090">
        <w:t xml:space="preserve">Table </w:t>
      </w:r>
      <w:r w:rsidR="00834090">
        <w:rPr>
          <w:noProof/>
        </w:rPr>
        <w:t>2</w:t>
      </w:r>
      <w:r>
        <w:fldChar w:fldCharType="end"/>
      </w:r>
      <w:r>
        <w:t xml:space="preserve">. </w:t>
      </w:r>
      <w:r w:rsidR="00A06768">
        <w:t>T</w:t>
      </w:r>
      <w:r w:rsidR="00353233">
        <w:t xml:space="preserve">he number of chemicals </w:t>
      </w:r>
      <w:r w:rsidR="00A06768">
        <w:t xml:space="preserve">for which </w:t>
      </w:r>
      <w:r w:rsidR="00CD767F">
        <w:t>predictions</w:t>
      </w:r>
      <w:r w:rsidR="00A06768">
        <w:t xml:space="preserve"> could be made </w:t>
      </w:r>
      <w:r w:rsidR="00353233">
        <w:t xml:space="preserve">(that is, domain of applicability) varied from </w:t>
      </w:r>
      <w:r w:rsidR="00A06768">
        <w:t xml:space="preserve">QSPR </w:t>
      </w:r>
      <w:r w:rsidR="00353233">
        <w:t xml:space="preserve">model to </w:t>
      </w:r>
      <w:r w:rsidR="00A06768">
        <w:t xml:space="preserve">QSPR </w:t>
      </w:r>
      <w:r w:rsidR="00353233">
        <w:t xml:space="preserve">model. </w:t>
      </w:r>
      <w:r w:rsidR="00A06768">
        <w:t xml:space="preserve">Throughout this effort we have reported statistics on different subsets of chemicals. </w:t>
      </w:r>
      <w:r w:rsidR="001E0C6B">
        <w:t>For example,</w:t>
      </w:r>
      <w:r w:rsidR="00353233">
        <w:t xml:space="preserve"> only a subset of chemicals</w:t>
      </w:r>
      <w:r w:rsidR="001E0C6B">
        <w:t xml:space="preserve"> had predictions from every QSPR – we denote this subset as “intersection”</w:t>
      </w:r>
      <w:r w:rsidR="00353233">
        <w:t xml:space="preserve">. </w:t>
      </w:r>
      <w:r w:rsidR="00A06768">
        <w:t xml:space="preserve">Additionally, </w:t>
      </w:r>
      <w:r w:rsidR="001E0C6B">
        <w:t xml:space="preserve">measured </w:t>
      </w:r>
      <w:r w:rsidR="00A06768">
        <w:t xml:space="preserve">HTTK </w:t>
      </w:r>
      <w:r w:rsidR="00E162F6" w:rsidRPr="00E162F6">
        <w:rPr>
          <w:i/>
        </w:rPr>
        <w:t>in vitro</w:t>
      </w:r>
      <w:r w:rsidR="00A06768">
        <w:t xml:space="preserve"> data were </w:t>
      </w:r>
      <w:r w:rsidR="001E0C6B">
        <w:t xml:space="preserve">only </w:t>
      </w:r>
      <w:r w:rsidR="00A06768">
        <w:t xml:space="preserve">available </w:t>
      </w:r>
      <w:r w:rsidR="001E0C6B">
        <w:t xml:space="preserve">for some chemicals – we denote this subset as “in vitro”. Accordingly, </w:t>
      </w:r>
      <w:r w:rsidR="00A06768">
        <w:t xml:space="preserve">evaluations aimed at characterizing the predictivity of </w:t>
      </w:r>
      <w:r w:rsidR="00E162F6" w:rsidRPr="00E162F6">
        <w:rPr>
          <w:i/>
        </w:rPr>
        <w:t>in vitro</w:t>
      </w:r>
      <w:r w:rsidR="00A06768">
        <w:t xml:space="preserve"> HTTK </w:t>
      </w:r>
      <w:r w:rsidR="00FD044B">
        <w:t xml:space="preserve">itself are reported only for the </w:t>
      </w:r>
      <w:r w:rsidR="001E0C6B">
        <w:t xml:space="preserve">“in vitro” </w:t>
      </w:r>
      <w:r w:rsidR="00FD044B">
        <w:t>subset</w:t>
      </w:r>
      <w:r w:rsidR="00A06768">
        <w:t xml:space="preserve">. </w:t>
      </w:r>
      <w:r w:rsidR="00353233">
        <w:t>Finally, statistics are reported for the maximal number of chemicals for which the QSPR could make predictions</w:t>
      </w:r>
      <w:r w:rsidR="001E0C6B">
        <w:t xml:space="preserve"> – denoted as “maximum”</w:t>
      </w:r>
      <w:r w:rsidR="00353233">
        <w:t xml:space="preserve">. The </w:t>
      </w:r>
      <w:r w:rsidR="001E0C6B">
        <w:t xml:space="preserve">intersectional </w:t>
      </w:r>
      <w:r w:rsidR="00353233">
        <w:t>subset of chemicals with overlap between all models is more rigorous statistically</w:t>
      </w:r>
      <w:r w:rsidR="001E0C6B">
        <w:t xml:space="preserve"> across QSPRs. T</w:t>
      </w:r>
      <w:r w:rsidR="00353233">
        <w:t>he</w:t>
      </w:r>
      <w:r w:rsidR="001E0C6B">
        <w:t xml:space="preserve"> maximal</w:t>
      </w:r>
      <w:r w:rsidR="00353233">
        <w:t xml:space="preserve"> superset of all chemicals with predictions is more rigorous chemically</w:t>
      </w:r>
      <w:r w:rsidR="001E0C6B">
        <w:t xml:space="preserve"> for each QSPR</w:t>
      </w:r>
      <w:r w:rsidR="00353233">
        <w:t>.</w:t>
      </w:r>
    </w:p>
    <w:p w14:paraId="49CB27F0" w14:textId="77777777" w:rsidR="00F73EBF" w:rsidRDefault="00F73EBF" w:rsidP="00BC60D9"/>
    <w:p w14:paraId="3618F16D" w14:textId="4EE6B931" w:rsidR="005543A5" w:rsidRDefault="005543A5" w:rsidP="00BC60D9">
      <w:r>
        <w:lastRenderedPageBreak/>
        <w:t>For each QSPR we removed predictions where the predicted values for a given chemical were within 1% for both</w:t>
      </w:r>
      <w:r w:rsidR="004766B2">
        <w:t xml:space="preserve"> measured</w:t>
      </w:r>
      <w:r>
        <w:t xml:space="preserve"> f</w:t>
      </w:r>
      <w:r w:rsidRPr="00A64054">
        <w:rPr>
          <w:vertAlign w:val="subscript"/>
        </w:rPr>
        <w:t>up</w:t>
      </w:r>
      <w:r>
        <w:t xml:space="preserve"> and Cl</w:t>
      </w:r>
      <w:r w:rsidRPr="00A64054">
        <w:rPr>
          <w:vertAlign w:val="subscript"/>
        </w:rPr>
        <w:t>int</w:t>
      </w:r>
      <w:r w:rsidR="004766B2">
        <w:t xml:space="preserve">. We </w:t>
      </w:r>
      <w:r>
        <w:t xml:space="preserve">assuming these </w:t>
      </w:r>
      <w:r w:rsidR="004766B2">
        <w:t>removed predictions</w:t>
      </w:r>
      <w:r>
        <w:t xml:space="preserve"> reflected the chemical data present in the training set and </w:t>
      </w:r>
      <w:r w:rsidR="004766B2">
        <w:t xml:space="preserve">that </w:t>
      </w:r>
      <w:r>
        <w:t>the</w:t>
      </w:r>
      <w:r w:rsidR="004766B2">
        <w:t xml:space="preserve"> QSPR</w:t>
      </w:r>
      <w:r>
        <w:t xml:space="preserve"> method</w:t>
      </w:r>
      <w:r w:rsidR="004766B2">
        <w:t>ology</w:t>
      </w:r>
      <w:r>
        <w:t xml:space="preserve"> allow</w:t>
      </w:r>
      <w:r w:rsidR="004766B2">
        <w:t xml:space="preserve">ed </w:t>
      </w:r>
      <w:r>
        <w:t xml:space="preserve">for </w:t>
      </w:r>
      <w:r w:rsidR="004766B2">
        <w:t xml:space="preserve">direct </w:t>
      </w:r>
      <w:r>
        <w:t xml:space="preserve">recall of the measurements. </w:t>
      </w:r>
      <w:r w:rsidR="000501F9">
        <w:t xml:space="preserve">At total of </w:t>
      </w:r>
      <w:r w:rsidR="00FA416F" w:rsidRPr="00FA416F">
        <w:t>21 predictions</w:t>
      </w:r>
      <w:r w:rsidR="000501F9">
        <w:t>, all</w:t>
      </w:r>
      <w:r w:rsidR="00FA416F" w:rsidRPr="00FA416F">
        <w:t xml:space="preserve"> made by OPERA</w:t>
      </w:r>
      <w:r w:rsidR="000501F9">
        <w:t>,</w:t>
      </w:r>
      <w:r w:rsidR="00FA416F" w:rsidRPr="00FA416F">
        <w:t xml:space="preserve"> were removed for possibly being in the training set</w:t>
      </w:r>
      <w:r w:rsidR="00FA416F">
        <w:t xml:space="preserve"> </w:t>
      </w:r>
      <w:r>
        <w:t xml:space="preserve">(see Supplement Materials Table </w:t>
      </w:r>
      <w:r w:rsidRPr="005543A5">
        <w:t>SupTable-PossibleTrainingChems.txt</w:t>
      </w:r>
      <w:r>
        <w:t>).</w:t>
      </w:r>
    </w:p>
    <w:p w14:paraId="75F2BE15" w14:textId="77777777" w:rsidR="005543A5" w:rsidRDefault="005543A5" w:rsidP="00BC60D9"/>
    <w:p w14:paraId="7C732383" w14:textId="23ED1315" w:rsidR="005543A5" w:rsidRDefault="005543A5" w:rsidP="00BC60D9">
      <w:r>
        <w:t>We summarize the chemical-specific properties and predictions in</w:t>
      </w:r>
      <w:r w:rsidR="00E27C1C">
        <w:t xml:space="preserve"> </w:t>
      </w:r>
      <w:r w:rsidR="00E27C1C">
        <w:rPr>
          <w:color w:val="2B579A"/>
          <w:shd w:val="clear" w:color="auto" w:fill="E6E6E6"/>
        </w:rPr>
        <w:fldChar w:fldCharType="begin"/>
      </w:r>
      <w:r w:rsidR="00E27C1C">
        <w:rPr>
          <w:color w:val="2B579A"/>
          <w:shd w:val="clear" w:color="auto" w:fill="E6E6E6"/>
        </w:rPr>
        <w:instrText xml:space="preserve"> REF _Ref173754941 \h </w:instrText>
      </w:r>
      <w:r w:rsidR="00E27C1C">
        <w:rPr>
          <w:color w:val="2B579A"/>
          <w:shd w:val="clear" w:color="auto" w:fill="E6E6E6"/>
        </w:rPr>
      </w:r>
      <w:r w:rsidR="00E27C1C">
        <w:rPr>
          <w:color w:val="2B579A"/>
          <w:shd w:val="clear" w:color="auto" w:fill="E6E6E6"/>
        </w:rPr>
        <w:fldChar w:fldCharType="separate"/>
      </w:r>
      <w:r w:rsidR="00834090">
        <w:t xml:space="preserve">Figure </w:t>
      </w:r>
      <w:r w:rsidR="00834090">
        <w:rPr>
          <w:noProof/>
        </w:rPr>
        <w:t>2</w:t>
      </w:r>
      <w:r w:rsidR="00E27C1C">
        <w:rPr>
          <w:color w:val="2B579A"/>
          <w:shd w:val="clear" w:color="auto" w:fill="E6E6E6"/>
        </w:rPr>
        <w:fldChar w:fldCharType="end"/>
      </w:r>
      <w:r w:rsidR="0C8D231C">
        <w:t>, where</w:t>
      </w:r>
      <w:r>
        <w:t xml:space="preserve"> similar chemicals (rows) and properties/predictions (columns) are clustered together </w:t>
      </w:r>
      <w:commentRangeStart w:id="55"/>
      <w:commentRangeStart w:id="56"/>
      <w:r>
        <w:t>based on Euclidean distance</w:t>
      </w:r>
      <w:commentRangeEnd w:id="55"/>
      <w:r w:rsidR="00746A26">
        <w:rPr>
          <w:rStyle w:val="CommentReference"/>
        </w:rPr>
        <w:commentReference w:id="55"/>
      </w:r>
      <w:commentRangeEnd w:id="56"/>
      <w:r w:rsidR="00193F55">
        <w:rPr>
          <w:rStyle w:val="CommentReference"/>
        </w:rPr>
        <w:commentReference w:id="56"/>
      </w:r>
      <w:r>
        <w:t xml:space="preserve">. properties/predictions were centered (mean changed to zero) and scaled (divided by standard deviation) such that the value reflects the number of standard deviations from the mean. </w:t>
      </w:r>
    </w:p>
    <w:p w14:paraId="17DC5366" w14:textId="77777777" w:rsidR="00B174A1" w:rsidRDefault="00B174A1" w:rsidP="00BC60D9"/>
    <w:p w14:paraId="54653CE7" w14:textId="4C46547B" w:rsidR="00CD35A4" w:rsidRDefault="00841392" w:rsidP="00BC60D9">
      <w:pPr>
        <w:pStyle w:val="Heading2"/>
      </w:pPr>
      <w:r>
        <w:t>Level 1 Analysis</w:t>
      </w:r>
    </w:p>
    <w:p w14:paraId="5F3C27F9" w14:textId="77777777" w:rsidR="00A94FAC" w:rsidRPr="00CC37A3" w:rsidRDefault="00A94FAC" w:rsidP="00BC60D9"/>
    <w:p w14:paraId="1FEBE6EF" w14:textId="77777777" w:rsidR="00A36FAA" w:rsidRDefault="008C0733" w:rsidP="00BC60D9">
      <w:pPr>
        <w:rPr>
          <w:rFonts w:eastAsiaTheme="majorEastAsia"/>
        </w:rPr>
      </w:pPr>
      <w:r>
        <w:rPr>
          <w:rFonts w:eastAsiaTheme="majorEastAsia"/>
        </w:rPr>
        <w:t xml:space="preserve">Our first level of evaluation directly compared the predictions of </w:t>
      </w:r>
      <w:r w:rsidR="00CC37A3" w:rsidRPr="00CC37A3">
        <w:rPr>
          <w:rFonts w:eastAsiaTheme="majorEastAsia"/>
        </w:rPr>
        <w:t xml:space="preserve">QSPR's with the </w:t>
      </w:r>
      <w:r w:rsidR="00E162F6" w:rsidRPr="00E162F6">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B223A7">
        <w:rPr>
          <w:rFonts w:eastAsiaTheme="majorEastAsia"/>
        </w:rPr>
        <w:t>Since HTTK data for many of these chemicals are present in the training set</w:t>
      </w:r>
      <w:r w:rsidR="00A36FAA">
        <w:rPr>
          <w:rFonts w:eastAsiaTheme="majorEastAsia"/>
        </w:rPr>
        <w:t>s for the QSPRs, this is not an external evaluation testing the performance of the QSPRs. However, this Level 1 analysis does allow characterization of the differences between the models.</w:t>
      </w:r>
    </w:p>
    <w:p w14:paraId="07328DA6" w14:textId="77777777" w:rsidR="00A36FAA" w:rsidRDefault="00A36FAA" w:rsidP="00BC60D9">
      <w:pPr>
        <w:rPr>
          <w:rFonts w:eastAsiaTheme="majorEastAsia"/>
        </w:rPr>
      </w:pPr>
    </w:p>
    <w:p w14:paraId="42BA1ED4" w14:textId="61CDA77C" w:rsidR="00AE0F09" w:rsidRDefault="000F0F81" w:rsidP="00BC60D9">
      <w:r w:rsidRPr="00BE34A8">
        <w:rPr>
          <w:highlight w:val="yellow"/>
        </w:rPr>
        <w:t xml:space="preserve">Supplemental Table SupTable-QSPRPredCounts.txt gives the per QSPR number of chemicals </w:t>
      </w:r>
      <w:r w:rsidR="00A36FAA" w:rsidRPr="00BE34A8">
        <w:rPr>
          <w:highlight w:val="yellow"/>
        </w:rPr>
        <w:t xml:space="preserve">for which predictions </w:t>
      </w:r>
      <w:r w:rsidRPr="00BE34A8">
        <w:rPr>
          <w:highlight w:val="yellow"/>
        </w:rPr>
        <w:t>were made</w:t>
      </w:r>
      <w:r w:rsidR="00443FA2" w:rsidRPr="00BE34A8">
        <w:rPr>
          <w:highlight w:val="yellow"/>
        </w:rPr>
        <w:t xml:space="preserve">. </w:t>
      </w:r>
      <w:r w:rsidR="00432E90" w:rsidRPr="00BE34A8">
        <w:rPr>
          <w:highlight w:val="yellow"/>
        </w:rPr>
        <w:t>For Cl</w:t>
      </w:r>
      <w:r w:rsidR="00432E90" w:rsidRPr="00BE34A8">
        <w:rPr>
          <w:highlight w:val="yellow"/>
          <w:vertAlign w:val="subscript"/>
        </w:rPr>
        <w:t>int</w:t>
      </w:r>
      <w:r w:rsidR="00432E90" w:rsidRPr="00BE34A8">
        <w:rPr>
          <w:highlight w:val="yellow"/>
        </w:rPr>
        <w:t xml:space="preserve"> the </w:t>
      </w:r>
      <w:r w:rsidR="00443FA2" w:rsidRPr="00BE34A8">
        <w:rPr>
          <w:highlight w:val="yellow"/>
        </w:rPr>
        <w:t xml:space="preserve">number of chemicals with HTTK parameter predictions </w:t>
      </w:r>
      <w:r w:rsidRPr="00BE34A8">
        <w:rPr>
          <w:highlight w:val="yellow"/>
        </w:rPr>
        <w:t xml:space="preserve">ranged from a low of </w:t>
      </w:r>
      <w:r w:rsidR="00C91F24">
        <w:rPr>
          <w:highlight w:val="yellow"/>
        </w:rPr>
        <w:t>5</w:t>
      </w:r>
      <w:r w:rsidR="00D23BC3" w:rsidRPr="00BE34A8">
        <w:rPr>
          <w:highlight w:val="yellow"/>
        </w:rPr>
        <w:t>3</w:t>
      </w:r>
      <w:r w:rsidRPr="00BE34A8">
        <w:rPr>
          <w:highlight w:val="yellow"/>
        </w:rPr>
        <w:t xml:space="preserve"> for the Pradeep et al. (2020) QSPR to </w:t>
      </w:r>
      <w:r w:rsidR="00C91F24">
        <w:rPr>
          <w:highlight w:val="yellow"/>
        </w:rPr>
        <w:t>88</w:t>
      </w:r>
      <w:r w:rsidR="00D23BC3" w:rsidRPr="00BE34A8">
        <w:rPr>
          <w:highlight w:val="yellow"/>
        </w:rPr>
        <w:t xml:space="preserve"> for </w:t>
      </w:r>
      <w:r w:rsidR="00C91F24">
        <w:rPr>
          <w:highlight w:val="yellow"/>
        </w:rPr>
        <w:t>OPERA</w:t>
      </w:r>
      <w:r w:rsidRPr="00BE34A8">
        <w:rPr>
          <w:highlight w:val="yellow"/>
        </w:rPr>
        <w:t>.</w:t>
      </w:r>
      <w:r w:rsidR="00D23BC3" w:rsidRPr="00BE34A8">
        <w:rPr>
          <w:highlight w:val="yellow"/>
        </w:rPr>
        <w:t xml:space="preserve"> For f</w:t>
      </w:r>
      <w:r w:rsidR="00D23BC3" w:rsidRPr="00BE34A8">
        <w:rPr>
          <w:highlight w:val="yellow"/>
          <w:vertAlign w:val="subscript"/>
        </w:rPr>
        <w:t>up</w:t>
      </w:r>
      <w:r w:rsidR="00D23BC3" w:rsidRPr="00BE34A8">
        <w:rPr>
          <w:highlight w:val="yellow"/>
        </w:rPr>
        <w:t xml:space="preserve"> Pradeep et al. (2020) predicted a low of </w:t>
      </w:r>
      <w:r w:rsidR="00C91F24">
        <w:rPr>
          <w:highlight w:val="yellow"/>
        </w:rPr>
        <w:t>53</w:t>
      </w:r>
      <w:r w:rsidR="00D23BC3" w:rsidRPr="00BE34A8">
        <w:rPr>
          <w:highlight w:val="yellow"/>
        </w:rPr>
        <w:t xml:space="preserve"> and </w:t>
      </w:r>
      <w:r w:rsidR="00422F59">
        <w:rPr>
          <w:highlight w:val="yellow"/>
        </w:rPr>
        <w:t>ADMET</w:t>
      </w:r>
      <w:r w:rsidR="00D23BC3" w:rsidRPr="00BE34A8">
        <w:rPr>
          <w:highlight w:val="yellow"/>
        </w:rPr>
        <w:t xml:space="preserve"> covered a high of </w:t>
      </w:r>
      <w:r w:rsidR="00C91F24">
        <w:rPr>
          <w:highlight w:val="yellow"/>
        </w:rPr>
        <w:t>8</w:t>
      </w:r>
      <w:r w:rsidR="00D23BC3" w:rsidRPr="00BE34A8">
        <w:rPr>
          <w:highlight w:val="yellow"/>
        </w:rPr>
        <w:t>5.</w:t>
      </w:r>
      <w:r w:rsidRPr="00BE34A8">
        <w:rPr>
          <w:highlight w:val="yellow"/>
        </w:rPr>
        <w:t xml:space="preserve"> </w:t>
      </w:r>
      <w:r w:rsidR="00AE0F09" w:rsidRPr="00BE34A8">
        <w:rPr>
          <w:rFonts w:eastAsiaTheme="majorEastAsia"/>
          <w:highlight w:val="yellow"/>
        </w:rPr>
        <w:t>Evaluation data were available for Cl</w:t>
      </w:r>
      <w:r w:rsidR="00AE0F09" w:rsidRPr="00BE34A8">
        <w:rPr>
          <w:rFonts w:eastAsiaTheme="majorEastAsia"/>
          <w:highlight w:val="yellow"/>
          <w:vertAlign w:val="subscript"/>
        </w:rPr>
        <w:t>int</w:t>
      </w:r>
      <w:r w:rsidR="00AE0F09" w:rsidRPr="00BE34A8">
        <w:rPr>
          <w:rFonts w:eastAsiaTheme="majorEastAsia"/>
          <w:highlight w:val="yellow"/>
        </w:rPr>
        <w:t xml:space="preserve"> for 6</w:t>
      </w:r>
      <w:r w:rsidR="00D23BC3" w:rsidRPr="00BE34A8">
        <w:rPr>
          <w:rFonts w:eastAsiaTheme="majorEastAsia"/>
          <w:highlight w:val="yellow"/>
        </w:rPr>
        <w:t>4</w:t>
      </w:r>
      <w:r w:rsidR="00AE0F09" w:rsidRPr="00BE34A8">
        <w:rPr>
          <w:rFonts w:eastAsiaTheme="majorEastAsia"/>
          <w:highlight w:val="yellow"/>
        </w:rPr>
        <w:t xml:space="preserve"> chemicals and f</w:t>
      </w:r>
      <w:r w:rsidR="00AE0F09" w:rsidRPr="00BE34A8">
        <w:rPr>
          <w:rFonts w:eastAsiaTheme="majorEastAsia"/>
          <w:highlight w:val="yellow"/>
          <w:vertAlign w:val="subscript"/>
        </w:rPr>
        <w:t>up</w:t>
      </w:r>
      <w:r w:rsidR="00AE0F09" w:rsidRPr="00BE34A8">
        <w:rPr>
          <w:rFonts w:eastAsiaTheme="majorEastAsia"/>
          <w:highlight w:val="yellow"/>
        </w:rPr>
        <w:t xml:space="preserve"> for </w:t>
      </w:r>
      <w:r w:rsidR="00880F29" w:rsidRPr="00BE34A8">
        <w:rPr>
          <w:rFonts w:eastAsiaTheme="majorEastAsia"/>
          <w:highlight w:val="yellow"/>
        </w:rPr>
        <w:t>59</w:t>
      </w:r>
      <w:r w:rsidR="00AE0F09" w:rsidRPr="00BE34A8">
        <w:rPr>
          <w:rFonts w:eastAsiaTheme="majorEastAsia"/>
          <w:highlight w:val="yellow"/>
        </w:rPr>
        <w:t>.</w:t>
      </w:r>
      <w:r w:rsidR="00AE0F09" w:rsidRPr="00BE34A8">
        <w:rPr>
          <w:highlight w:val="yellow"/>
        </w:rPr>
        <w:t xml:space="preserve"> </w:t>
      </w:r>
      <w:r w:rsidR="00AE0F09" w:rsidRPr="00BE34A8">
        <w:rPr>
          <w:color w:val="2B579A"/>
          <w:highlight w:val="yellow"/>
          <w:shd w:val="clear" w:color="auto" w:fill="E6E6E6"/>
        </w:rPr>
        <w:fldChar w:fldCharType="begin"/>
      </w:r>
      <w:r w:rsidR="00AE0F09" w:rsidRPr="00BE34A8">
        <w:rPr>
          <w:highlight w:val="yellow"/>
        </w:rPr>
        <w:instrText xml:space="preserve"> REF _Ref81395636 \h </w:instrText>
      </w:r>
      <w:r w:rsidR="00BE34A8">
        <w:rPr>
          <w:color w:val="2B579A"/>
          <w:highlight w:val="yellow"/>
          <w:shd w:val="clear" w:color="auto" w:fill="E6E6E6"/>
        </w:rPr>
        <w:instrText xml:space="preserve"> \* MERGEFORMAT </w:instrText>
      </w:r>
      <w:r w:rsidR="00AE0F09" w:rsidRPr="00BE34A8">
        <w:rPr>
          <w:color w:val="2B579A"/>
          <w:highlight w:val="yellow"/>
          <w:shd w:val="clear" w:color="auto" w:fill="E6E6E6"/>
        </w:rPr>
      </w:r>
      <w:r w:rsidR="00AE0F09" w:rsidRPr="00BE34A8">
        <w:rPr>
          <w:color w:val="2B579A"/>
          <w:highlight w:val="yellow"/>
          <w:shd w:val="clear" w:color="auto" w:fill="E6E6E6"/>
        </w:rPr>
        <w:fldChar w:fldCharType="separate"/>
      </w:r>
      <w:r w:rsidR="00834090" w:rsidRPr="00834090">
        <w:rPr>
          <w:highlight w:val="yellow"/>
        </w:rPr>
        <w:t xml:space="preserve">Table </w:t>
      </w:r>
      <w:r w:rsidR="00834090" w:rsidRPr="00834090">
        <w:rPr>
          <w:noProof/>
          <w:highlight w:val="yellow"/>
        </w:rPr>
        <w:t>3</w:t>
      </w:r>
      <w:r w:rsidR="00AE0F09" w:rsidRPr="00BE34A8">
        <w:rPr>
          <w:color w:val="2B579A"/>
          <w:highlight w:val="yellow"/>
          <w:shd w:val="clear" w:color="auto" w:fill="E6E6E6"/>
        </w:rPr>
        <w:fldChar w:fldCharType="end"/>
      </w:r>
      <w:r w:rsidR="00AE0F09" w:rsidRPr="00BE34A8">
        <w:rPr>
          <w:highlight w:val="yellow"/>
        </w:rPr>
        <w:t xml:space="preserve"> summarizes the fold errors by parameter and QSPR.</w:t>
      </w:r>
      <w:r w:rsidR="00543FA9" w:rsidRPr="00BE34A8">
        <w:rPr>
          <w:highlight w:val="yellow"/>
        </w:rPr>
        <w:t xml:space="preserve"> </w:t>
      </w:r>
      <w:commentRangeStart w:id="57"/>
      <w:commentRangeStart w:id="58"/>
      <w:r w:rsidR="00543FA9" w:rsidRPr="00BE34A8">
        <w:rPr>
          <w:highlight w:val="yellow"/>
        </w:rPr>
        <w:t xml:space="preserve">Note that there were </w:t>
      </w:r>
      <w:r w:rsidR="3BAE3036" w:rsidRPr="00BE34A8">
        <w:rPr>
          <w:highlight w:val="yellow"/>
        </w:rPr>
        <w:t xml:space="preserve">21 </w:t>
      </w:r>
      <w:r w:rsidR="00F1773B" w:rsidRPr="00BE34A8">
        <w:rPr>
          <w:highlight w:val="yellow"/>
        </w:rPr>
        <w:t>potential training chemicals that were removed from all analyses because they had been predicted too accurately</w:t>
      </w:r>
      <w:r w:rsidR="00543FA9" w:rsidRPr="00BE34A8">
        <w:rPr>
          <w:highlight w:val="yellow"/>
        </w:rPr>
        <w:t>.</w:t>
      </w:r>
      <w:commentRangeEnd w:id="57"/>
      <w:r w:rsidR="00770095" w:rsidRPr="00BE34A8">
        <w:rPr>
          <w:rStyle w:val="CommentReference"/>
          <w:highlight w:val="yellow"/>
        </w:rPr>
        <w:commentReference w:id="57"/>
      </w:r>
      <w:commentRangeEnd w:id="58"/>
      <w:r w:rsidR="00F1773B" w:rsidRPr="00BE34A8">
        <w:rPr>
          <w:rStyle w:val="CommentReference"/>
          <w:highlight w:val="yellow"/>
        </w:rPr>
        <w:commentReference w:id="58"/>
      </w:r>
    </w:p>
    <w:p w14:paraId="09FCBA47" w14:textId="77777777" w:rsidR="00C64F6D" w:rsidRDefault="00C64F6D" w:rsidP="00BC60D9"/>
    <w:p w14:paraId="08306356" w14:textId="77777777" w:rsidR="007C3EEF" w:rsidRDefault="007C3EEF">
      <w:pPr>
        <w:spacing w:after="160" w:line="259" w:lineRule="auto"/>
        <w:jc w:val="left"/>
        <w:rPr>
          <w:i/>
          <w:iCs/>
          <w:color w:val="44546A" w:themeColor="text2"/>
          <w:sz w:val="18"/>
          <w:szCs w:val="18"/>
        </w:rPr>
      </w:pPr>
      <w:bookmarkStart w:id="59" w:name="_Ref81395636"/>
      <w:bookmarkStart w:id="60" w:name="_Ref167115428"/>
      <w:r>
        <w:br w:type="page"/>
      </w:r>
    </w:p>
    <w:p w14:paraId="1430F36A" w14:textId="0D797955" w:rsidR="007E0E78" w:rsidRDefault="007E0E78" w:rsidP="007E0E78">
      <w:pPr>
        <w:pStyle w:val="Caption"/>
      </w:pPr>
      <w:r>
        <w:lastRenderedPageBreak/>
        <w:t xml:space="preserve">Table </w:t>
      </w:r>
      <w:r>
        <w:fldChar w:fldCharType="begin"/>
      </w:r>
      <w:r>
        <w:instrText xml:space="preserve"> SEQ Table \* ARABIC </w:instrText>
      </w:r>
      <w:r>
        <w:fldChar w:fldCharType="separate"/>
      </w:r>
      <w:r w:rsidR="00834090">
        <w:rPr>
          <w:noProof/>
        </w:rPr>
        <w:t>3</w:t>
      </w:r>
      <w:r>
        <w:rPr>
          <w:noProof/>
        </w:rPr>
        <w:fldChar w:fldCharType="end"/>
      </w:r>
      <w:bookmarkEnd w:id="59"/>
      <w:r>
        <w:t xml:space="preserve">: Biases of the QSPRs for predicting </w:t>
      </w:r>
      <w:r w:rsidRPr="00E162F6">
        <w:t>in vitro</w:t>
      </w:r>
      <w:r>
        <w:t xml:space="preserve"> measured values in terms of log</w:t>
      </w:r>
      <w:r w:rsidRPr="001E2AC4">
        <w:rPr>
          <w:vertAlign w:val="subscript"/>
        </w:rPr>
        <w:t>10</w:t>
      </w:r>
      <w:r>
        <w:t xml:space="preserve"> fold error (FE)</w:t>
      </w:r>
      <w:bookmarkEnd w:id="60"/>
      <w:r>
        <w:t xml:space="preserve"> – no bias would be FE = 0</w:t>
      </w:r>
    </w:p>
    <w:tbl>
      <w:tblPr>
        <w:tblStyle w:val="TableGrid"/>
        <w:tblW w:w="8064" w:type="dxa"/>
        <w:tblInd w:w="108" w:type="dxa"/>
        <w:tblLayout w:type="fixed"/>
        <w:tblLook w:val="04A0" w:firstRow="1" w:lastRow="0" w:firstColumn="1" w:lastColumn="0" w:noHBand="0" w:noVBand="1"/>
      </w:tblPr>
      <w:tblGrid>
        <w:gridCol w:w="1152"/>
        <w:gridCol w:w="1152"/>
        <w:gridCol w:w="1152"/>
        <w:gridCol w:w="1152"/>
        <w:gridCol w:w="1152"/>
        <w:gridCol w:w="1152"/>
        <w:gridCol w:w="1152"/>
      </w:tblGrid>
      <w:tr w:rsidR="007E0E78" w:rsidRPr="00AE0F09" w14:paraId="071A83BB" w14:textId="77777777" w:rsidTr="008A000F">
        <w:trPr>
          <w:trHeight w:val="290"/>
        </w:trPr>
        <w:tc>
          <w:tcPr>
            <w:tcW w:w="1152" w:type="dxa"/>
            <w:noWrap/>
            <w:hideMark/>
          </w:tcPr>
          <w:p w14:paraId="34F6E334" w14:textId="77777777" w:rsidR="007E0E78" w:rsidRPr="00AE0F09" w:rsidRDefault="007E0E78" w:rsidP="008A000F">
            <w:pPr>
              <w:pStyle w:val="Caption"/>
            </w:pPr>
          </w:p>
        </w:tc>
        <w:tc>
          <w:tcPr>
            <w:tcW w:w="1152" w:type="dxa"/>
            <w:noWrap/>
            <w:hideMark/>
          </w:tcPr>
          <w:p w14:paraId="7E77167B" w14:textId="77777777" w:rsidR="007E0E78" w:rsidRDefault="007E0E78" w:rsidP="008A000F">
            <w:pPr>
              <w:pStyle w:val="Caption"/>
            </w:pPr>
            <w:r w:rsidRPr="00AE0F09">
              <w:t>Num</w:t>
            </w:r>
          </w:p>
          <w:p w14:paraId="39A66FA9" w14:textId="77777777" w:rsidR="007E0E78" w:rsidRDefault="007E0E78" w:rsidP="008A000F">
            <w:pPr>
              <w:pStyle w:val="Caption"/>
            </w:pPr>
            <w:r w:rsidRPr="00AE0F09">
              <w:t>Clint</w:t>
            </w:r>
          </w:p>
          <w:p w14:paraId="41166D5A" w14:textId="77777777" w:rsidR="007E0E78" w:rsidRPr="00AE0F09" w:rsidRDefault="007E0E78" w:rsidP="008A000F">
            <w:pPr>
              <w:pStyle w:val="Caption"/>
            </w:pPr>
            <w:r w:rsidRPr="00AE0F09">
              <w:t>Compared</w:t>
            </w:r>
          </w:p>
        </w:tc>
        <w:tc>
          <w:tcPr>
            <w:tcW w:w="1152" w:type="dxa"/>
            <w:noWrap/>
            <w:hideMark/>
          </w:tcPr>
          <w:p w14:paraId="146DF010" w14:textId="77777777" w:rsidR="007E0E78" w:rsidRDefault="007E0E78" w:rsidP="008A000F">
            <w:pPr>
              <w:pStyle w:val="Caption"/>
            </w:pPr>
            <w:r w:rsidRPr="00AE0F09">
              <w:t>Median</w:t>
            </w:r>
          </w:p>
          <w:p w14:paraId="589F4B89" w14:textId="77777777" w:rsidR="007E0E78" w:rsidRDefault="007E0E78" w:rsidP="008A000F">
            <w:pPr>
              <w:pStyle w:val="Caption"/>
            </w:pPr>
            <w:r w:rsidRPr="00AE0F09">
              <w:t>Clint</w:t>
            </w:r>
          </w:p>
          <w:p w14:paraId="7221A9AC" w14:textId="77777777" w:rsidR="007E0E78" w:rsidRPr="00AE0F09" w:rsidRDefault="007E0E78" w:rsidP="008A000F">
            <w:pPr>
              <w:pStyle w:val="Caption"/>
            </w:pPr>
            <w:r w:rsidRPr="00AE0F09">
              <w:t>AbsFE</w:t>
            </w:r>
          </w:p>
        </w:tc>
        <w:tc>
          <w:tcPr>
            <w:tcW w:w="1152" w:type="dxa"/>
            <w:noWrap/>
            <w:hideMark/>
          </w:tcPr>
          <w:p w14:paraId="107722B3" w14:textId="77777777" w:rsidR="007E0E78" w:rsidRDefault="007E0E78" w:rsidP="008A000F">
            <w:pPr>
              <w:pStyle w:val="Caption"/>
            </w:pPr>
            <w:r w:rsidRPr="00AE0F09">
              <w:t>Median</w:t>
            </w:r>
          </w:p>
          <w:p w14:paraId="457AE034" w14:textId="77777777" w:rsidR="007E0E78" w:rsidRDefault="007E0E78" w:rsidP="008A000F">
            <w:pPr>
              <w:pStyle w:val="Caption"/>
            </w:pPr>
            <w:r w:rsidRPr="00AE0F09">
              <w:t>Clint</w:t>
            </w:r>
          </w:p>
          <w:p w14:paraId="15F8070E" w14:textId="77777777" w:rsidR="007E0E78" w:rsidRPr="00AE0F09" w:rsidRDefault="007E0E78" w:rsidP="008A000F">
            <w:pPr>
              <w:pStyle w:val="Caption"/>
            </w:pPr>
            <w:r w:rsidRPr="00AE0F09">
              <w:t>FE</w:t>
            </w:r>
          </w:p>
        </w:tc>
        <w:tc>
          <w:tcPr>
            <w:tcW w:w="1152" w:type="dxa"/>
            <w:noWrap/>
            <w:hideMark/>
          </w:tcPr>
          <w:p w14:paraId="67336798" w14:textId="77777777" w:rsidR="007E0E78" w:rsidRDefault="007E0E78" w:rsidP="008A000F">
            <w:pPr>
              <w:pStyle w:val="Caption"/>
            </w:pPr>
            <w:r w:rsidRPr="00AE0F09">
              <w:t>Num</w:t>
            </w:r>
          </w:p>
          <w:p w14:paraId="3A1A254F" w14:textId="77777777" w:rsidR="007E0E78" w:rsidRDefault="007E0E78" w:rsidP="008A000F">
            <w:pPr>
              <w:pStyle w:val="Caption"/>
            </w:pPr>
            <w:r w:rsidRPr="00AE0F09">
              <w:t>Fup</w:t>
            </w:r>
          </w:p>
          <w:p w14:paraId="1816218A" w14:textId="77777777" w:rsidR="007E0E78" w:rsidRPr="00AE0F09" w:rsidRDefault="007E0E78" w:rsidP="008A000F">
            <w:pPr>
              <w:pStyle w:val="Caption"/>
            </w:pPr>
            <w:r w:rsidRPr="00AE0F09">
              <w:t>Compared</w:t>
            </w:r>
          </w:p>
        </w:tc>
        <w:tc>
          <w:tcPr>
            <w:tcW w:w="1152" w:type="dxa"/>
            <w:noWrap/>
            <w:hideMark/>
          </w:tcPr>
          <w:p w14:paraId="24117CCF" w14:textId="77777777" w:rsidR="007E0E78" w:rsidRDefault="007E0E78" w:rsidP="008A000F">
            <w:pPr>
              <w:pStyle w:val="Caption"/>
            </w:pPr>
            <w:r w:rsidRPr="00AE0F09">
              <w:t>Median</w:t>
            </w:r>
          </w:p>
          <w:p w14:paraId="4DEDC43A" w14:textId="77777777" w:rsidR="007E0E78" w:rsidRDefault="007E0E78" w:rsidP="008A000F">
            <w:pPr>
              <w:pStyle w:val="Caption"/>
            </w:pPr>
            <w:r w:rsidRPr="00AE0F09">
              <w:t>fup</w:t>
            </w:r>
          </w:p>
          <w:p w14:paraId="358DB34C" w14:textId="77777777" w:rsidR="007E0E78" w:rsidRPr="00AE0F09" w:rsidRDefault="007E0E78" w:rsidP="008A000F">
            <w:pPr>
              <w:pStyle w:val="Caption"/>
            </w:pPr>
            <w:r w:rsidRPr="00AE0F09">
              <w:t>AbsFE</w:t>
            </w:r>
          </w:p>
        </w:tc>
        <w:tc>
          <w:tcPr>
            <w:tcW w:w="1152" w:type="dxa"/>
            <w:noWrap/>
            <w:hideMark/>
          </w:tcPr>
          <w:p w14:paraId="1824365D" w14:textId="77777777" w:rsidR="007E0E78" w:rsidRDefault="007E0E78" w:rsidP="008A000F">
            <w:pPr>
              <w:pStyle w:val="Caption"/>
            </w:pPr>
            <w:r w:rsidRPr="00AE0F09">
              <w:t>Median</w:t>
            </w:r>
          </w:p>
          <w:p w14:paraId="404659C3" w14:textId="77777777" w:rsidR="007E0E78" w:rsidRDefault="007E0E78" w:rsidP="008A000F">
            <w:pPr>
              <w:pStyle w:val="Caption"/>
            </w:pPr>
            <w:r w:rsidRPr="00AE0F09">
              <w:t>Fup</w:t>
            </w:r>
          </w:p>
          <w:p w14:paraId="65EE6EB8" w14:textId="77777777" w:rsidR="007E0E78" w:rsidRPr="00AE0F09" w:rsidRDefault="007E0E78" w:rsidP="008A000F">
            <w:pPr>
              <w:pStyle w:val="Caption"/>
            </w:pPr>
            <w:r w:rsidRPr="00AE0F09">
              <w:t>FE</w:t>
            </w:r>
          </w:p>
        </w:tc>
      </w:tr>
      <w:tr w:rsidR="00D80748" w:rsidRPr="00AE0F09" w14:paraId="20C55954" w14:textId="77777777" w:rsidTr="008A000F">
        <w:trPr>
          <w:trHeight w:val="290"/>
        </w:trPr>
        <w:tc>
          <w:tcPr>
            <w:tcW w:w="1152" w:type="dxa"/>
            <w:noWrap/>
            <w:hideMark/>
          </w:tcPr>
          <w:p w14:paraId="1F3C4C37" w14:textId="77777777" w:rsidR="00D80748" w:rsidRPr="001E2AC4" w:rsidRDefault="00D80748" w:rsidP="00D80748">
            <w:pPr>
              <w:pStyle w:val="Caption"/>
            </w:pPr>
            <w:r w:rsidRPr="001E2AC4">
              <w:t>SPlus</w:t>
            </w:r>
          </w:p>
        </w:tc>
        <w:tc>
          <w:tcPr>
            <w:tcW w:w="1152" w:type="dxa"/>
            <w:noWrap/>
            <w:vAlign w:val="bottom"/>
            <w:hideMark/>
          </w:tcPr>
          <w:p w14:paraId="6744A50E" w14:textId="77777777" w:rsidR="00D80748" w:rsidRPr="00AE0F09" w:rsidRDefault="00D80748" w:rsidP="00D80748">
            <w:pPr>
              <w:pStyle w:val="Caption"/>
            </w:pPr>
            <w:r>
              <w:rPr>
                <w:rFonts w:ascii="Calibri" w:hAnsi="Calibri" w:cs="Calibri"/>
                <w:color w:val="000000"/>
                <w:sz w:val="22"/>
                <w:szCs w:val="22"/>
              </w:rPr>
              <w:t>50</w:t>
            </w:r>
          </w:p>
        </w:tc>
        <w:tc>
          <w:tcPr>
            <w:tcW w:w="1152" w:type="dxa"/>
            <w:noWrap/>
            <w:vAlign w:val="bottom"/>
            <w:hideMark/>
          </w:tcPr>
          <w:p w14:paraId="4F7D0A70"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575</w:t>
            </w:r>
          </w:p>
        </w:tc>
        <w:tc>
          <w:tcPr>
            <w:tcW w:w="1152" w:type="dxa"/>
            <w:noWrap/>
            <w:vAlign w:val="bottom"/>
            <w:hideMark/>
          </w:tcPr>
          <w:p w14:paraId="0B064A4D"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0239</w:t>
            </w:r>
          </w:p>
        </w:tc>
        <w:tc>
          <w:tcPr>
            <w:tcW w:w="1152" w:type="dxa"/>
            <w:noWrap/>
            <w:vAlign w:val="bottom"/>
            <w:hideMark/>
          </w:tcPr>
          <w:p w14:paraId="0B5D16C3" w14:textId="77777777" w:rsidR="00D80748" w:rsidRPr="00AE0F09" w:rsidRDefault="00D80748" w:rsidP="00D80748">
            <w:pPr>
              <w:pStyle w:val="Caption"/>
            </w:pPr>
            <w:r>
              <w:rPr>
                <w:rFonts w:ascii="Calibri" w:hAnsi="Calibri" w:cs="Calibri"/>
                <w:color w:val="000000"/>
                <w:sz w:val="22"/>
                <w:szCs w:val="22"/>
              </w:rPr>
              <w:t>45</w:t>
            </w:r>
          </w:p>
        </w:tc>
        <w:tc>
          <w:tcPr>
            <w:tcW w:w="1152" w:type="dxa"/>
            <w:noWrap/>
            <w:vAlign w:val="bottom"/>
            <w:hideMark/>
          </w:tcPr>
          <w:p w14:paraId="0D3EDF74" w14:textId="774612A2" w:rsidR="00D80748" w:rsidRPr="00AE0F09" w:rsidRDefault="00D80748" w:rsidP="00D80748">
            <w:pPr>
              <w:pStyle w:val="Caption"/>
            </w:pPr>
            <w:r>
              <w:rPr>
                <w:rFonts w:ascii="Calibri" w:hAnsi="Calibri" w:cs="Calibri"/>
                <w:color w:val="000000"/>
                <w:sz w:val="22"/>
                <w:szCs w:val="22"/>
              </w:rPr>
              <w:t>0.287</w:t>
            </w:r>
          </w:p>
        </w:tc>
        <w:tc>
          <w:tcPr>
            <w:tcW w:w="1152" w:type="dxa"/>
            <w:noWrap/>
            <w:vAlign w:val="bottom"/>
            <w:hideMark/>
          </w:tcPr>
          <w:p w14:paraId="400F29DA" w14:textId="486DD47A" w:rsidR="00D80748" w:rsidRPr="00AE0F09" w:rsidRDefault="00D80748" w:rsidP="00D80748">
            <w:pPr>
              <w:pStyle w:val="Caption"/>
            </w:pPr>
            <w:r>
              <w:rPr>
                <w:rFonts w:ascii="Calibri" w:hAnsi="Calibri" w:cs="Calibri"/>
                <w:color w:val="000000"/>
                <w:sz w:val="22"/>
                <w:szCs w:val="22"/>
              </w:rPr>
              <w:t>-0.116</w:t>
            </w:r>
          </w:p>
        </w:tc>
      </w:tr>
      <w:tr w:rsidR="00D80748" w:rsidRPr="00AE0F09" w14:paraId="56E49EE9" w14:textId="77777777" w:rsidTr="008A000F">
        <w:trPr>
          <w:trHeight w:val="290"/>
        </w:trPr>
        <w:tc>
          <w:tcPr>
            <w:tcW w:w="1152" w:type="dxa"/>
            <w:noWrap/>
            <w:hideMark/>
          </w:tcPr>
          <w:p w14:paraId="4E00A9C8" w14:textId="77777777" w:rsidR="00D80748" w:rsidRPr="001E2AC4" w:rsidRDefault="00D80748" w:rsidP="00D80748">
            <w:pPr>
              <w:pStyle w:val="Caption"/>
            </w:pPr>
            <w:r w:rsidRPr="001E2AC4">
              <w:t>Dawson</w:t>
            </w:r>
          </w:p>
        </w:tc>
        <w:tc>
          <w:tcPr>
            <w:tcW w:w="1152" w:type="dxa"/>
            <w:noWrap/>
            <w:vAlign w:val="bottom"/>
            <w:hideMark/>
          </w:tcPr>
          <w:p w14:paraId="0A7E3553" w14:textId="77777777" w:rsidR="00D80748" w:rsidRPr="00AE0F09" w:rsidRDefault="00D80748" w:rsidP="00D80748">
            <w:pPr>
              <w:pStyle w:val="Caption"/>
            </w:pPr>
            <w:r>
              <w:rPr>
                <w:rFonts w:ascii="Calibri" w:hAnsi="Calibri" w:cs="Calibri"/>
                <w:color w:val="000000"/>
                <w:sz w:val="22"/>
                <w:szCs w:val="22"/>
              </w:rPr>
              <w:t>48</w:t>
            </w:r>
          </w:p>
        </w:tc>
        <w:tc>
          <w:tcPr>
            <w:tcW w:w="1152" w:type="dxa"/>
            <w:noWrap/>
            <w:vAlign w:val="bottom"/>
            <w:hideMark/>
          </w:tcPr>
          <w:p w14:paraId="26D07890"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362</w:t>
            </w:r>
          </w:p>
        </w:tc>
        <w:tc>
          <w:tcPr>
            <w:tcW w:w="1152" w:type="dxa"/>
            <w:noWrap/>
            <w:vAlign w:val="bottom"/>
            <w:hideMark/>
          </w:tcPr>
          <w:p w14:paraId="26ADE3C3"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0245</w:t>
            </w:r>
          </w:p>
        </w:tc>
        <w:tc>
          <w:tcPr>
            <w:tcW w:w="1152" w:type="dxa"/>
            <w:noWrap/>
            <w:vAlign w:val="bottom"/>
            <w:hideMark/>
          </w:tcPr>
          <w:p w14:paraId="78077333"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50DB50AE" w14:textId="4EA8A0E3" w:rsidR="00D80748" w:rsidRPr="00AE0F09" w:rsidRDefault="00D80748" w:rsidP="00D80748">
            <w:pPr>
              <w:pStyle w:val="Caption"/>
            </w:pPr>
            <w:r>
              <w:rPr>
                <w:rFonts w:ascii="Calibri" w:hAnsi="Calibri" w:cs="Calibri"/>
                <w:color w:val="000000"/>
                <w:sz w:val="22"/>
                <w:szCs w:val="22"/>
              </w:rPr>
              <w:t>0.15</w:t>
            </w:r>
          </w:p>
        </w:tc>
        <w:tc>
          <w:tcPr>
            <w:tcW w:w="1152" w:type="dxa"/>
            <w:noWrap/>
            <w:vAlign w:val="bottom"/>
            <w:hideMark/>
          </w:tcPr>
          <w:p w14:paraId="08B30572" w14:textId="3375CCD8" w:rsidR="00D80748" w:rsidRPr="00AE0F09" w:rsidRDefault="00D80748" w:rsidP="00D80748">
            <w:pPr>
              <w:pStyle w:val="Caption"/>
            </w:pPr>
            <w:r>
              <w:rPr>
                <w:rFonts w:ascii="Calibri" w:hAnsi="Calibri" w:cs="Calibri"/>
                <w:color w:val="000000"/>
                <w:sz w:val="22"/>
                <w:szCs w:val="22"/>
              </w:rPr>
              <w:t>0.0115</w:t>
            </w:r>
          </w:p>
        </w:tc>
      </w:tr>
      <w:tr w:rsidR="00D80748" w:rsidRPr="00AE0F09" w14:paraId="78DCE8A3" w14:textId="77777777" w:rsidTr="008A000F">
        <w:trPr>
          <w:trHeight w:val="290"/>
        </w:trPr>
        <w:tc>
          <w:tcPr>
            <w:tcW w:w="1152" w:type="dxa"/>
            <w:noWrap/>
            <w:hideMark/>
          </w:tcPr>
          <w:p w14:paraId="1BB128D6" w14:textId="77777777" w:rsidR="00D80748" w:rsidRPr="001E2AC4" w:rsidRDefault="00D80748" w:rsidP="00D80748">
            <w:pPr>
              <w:pStyle w:val="Caption"/>
            </w:pPr>
            <w:r w:rsidRPr="001E2AC4">
              <w:t>Pradeep</w:t>
            </w:r>
          </w:p>
        </w:tc>
        <w:tc>
          <w:tcPr>
            <w:tcW w:w="1152" w:type="dxa"/>
            <w:noWrap/>
            <w:vAlign w:val="bottom"/>
            <w:hideMark/>
          </w:tcPr>
          <w:p w14:paraId="76786B90"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04C35AA4" w14:textId="77777777" w:rsidR="00D80748" w:rsidRPr="00AE0F09" w:rsidRDefault="00D80748" w:rsidP="00D80748">
            <w:pPr>
              <w:pStyle w:val="Caption"/>
            </w:pPr>
            <w:r w:rsidRPr="00D8100D">
              <w:rPr>
                <w:rFonts w:ascii="Calibri" w:hAnsi="Calibri"/>
                <w:color w:val="000000"/>
                <w:sz w:val="22"/>
              </w:rPr>
              <w:t>0.232</w:t>
            </w:r>
          </w:p>
        </w:tc>
        <w:tc>
          <w:tcPr>
            <w:tcW w:w="1152" w:type="dxa"/>
            <w:noWrap/>
            <w:vAlign w:val="bottom"/>
            <w:hideMark/>
          </w:tcPr>
          <w:p w14:paraId="55790BA3" w14:textId="77777777" w:rsidR="00D80748" w:rsidRPr="00AE0F09" w:rsidRDefault="00D80748" w:rsidP="00D80748">
            <w:pPr>
              <w:pStyle w:val="Caption"/>
            </w:pPr>
            <w:r w:rsidRPr="00D8100D">
              <w:rPr>
                <w:rFonts w:ascii="Calibri" w:hAnsi="Calibri"/>
                <w:color w:val="000000"/>
                <w:sz w:val="22"/>
              </w:rPr>
              <w:t>0.00985</w:t>
            </w:r>
          </w:p>
        </w:tc>
        <w:tc>
          <w:tcPr>
            <w:tcW w:w="1152" w:type="dxa"/>
            <w:noWrap/>
            <w:vAlign w:val="bottom"/>
            <w:hideMark/>
          </w:tcPr>
          <w:p w14:paraId="1FC03FB0" w14:textId="77777777" w:rsidR="00D80748" w:rsidRPr="00AE0F09" w:rsidRDefault="00D80748" w:rsidP="00D80748">
            <w:pPr>
              <w:pStyle w:val="Caption"/>
            </w:pPr>
            <w:r>
              <w:rPr>
                <w:rFonts w:ascii="Calibri" w:hAnsi="Calibri" w:cs="Calibri"/>
                <w:color w:val="000000"/>
                <w:sz w:val="22"/>
                <w:szCs w:val="22"/>
              </w:rPr>
              <w:t>38</w:t>
            </w:r>
          </w:p>
        </w:tc>
        <w:tc>
          <w:tcPr>
            <w:tcW w:w="1152" w:type="dxa"/>
            <w:noWrap/>
            <w:vAlign w:val="bottom"/>
            <w:hideMark/>
          </w:tcPr>
          <w:p w14:paraId="2D5803C0" w14:textId="0ECFBC93" w:rsidR="00D80748" w:rsidRPr="00AE0F09" w:rsidRDefault="00D80748" w:rsidP="00D80748">
            <w:pPr>
              <w:pStyle w:val="Caption"/>
            </w:pPr>
            <w:r>
              <w:rPr>
                <w:rFonts w:ascii="Calibri" w:hAnsi="Calibri" w:cs="Calibri"/>
                <w:color w:val="000000"/>
                <w:sz w:val="22"/>
                <w:szCs w:val="22"/>
              </w:rPr>
              <w:t>0.137</w:t>
            </w:r>
          </w:p>
        </w:tc>
        <w:tc>
          <w:tcPr>
            <w:tcW w:w="1152" w:type="dxa"/>
            <w:noWrap/>
            <w:vAlign w:val="bottom"/>
            <w:hideMark/>
          </w:tcPr>
          <w:p w14:paraId="2494BB29" w14:textId="4325F56D" w:rsidR="00D80748" w:rsidRPr="00AE0F09" w:rsidRDefault="00D80748" w:rsidP="00D80748">
            <w:pPr>
              <w:pStyle w:val="Caption"/>
            </w:pPr>
            <w:r>
              <w:rPr>
                <w:rFonts w:ascii="Calibri" w:hAnsi="Calibri" w:cs="Calibri"/>
                <w:color w:val="000000"/>
                <w:sz w:val="22"/>
                <w:szCs w:val="22"/>
              </w:rPr>
              <w:t>-0.0429</w:t>
            </w:r>
          </w:p>
        </w:tc>
      </w:tr>
      <w:tr w:rsidR="00D80748" w:rsidRPr="00AE0F09" w14:paraId="416B5DB7" w14:textId="77777777" w:rsidTr="008A000F">
        <w:trPr>
          <w:trHeight w:val="290"/>
        </w:trPr>
        <w:tc>
          <w:tcPr>
            <w:tcW w:w="1152" w:type="dxa"/>
            <w:noWrap/>
            <w:hideMark/>
          </w:tcPr>
          <w:p w14:paraId="4DD59FC3" w14:textId="77777777" w:rsidR="00D80748" w:rsidRPr="001E2AC4" w:rsidRDefault="00D80748" w:rsidP="00D80748">
            <w:pPr>
              <w:pStyle w:val="Caption"/>
            </w:pPr>
            <w:r w:rsidRPr="001E2AC4">
              <w:t>OPERA</w:t>
            </w:r>
          </w:p>
        </w:tc>
        <w:tc>
          <w:tcPr>
            <w:tcW w:w="1152" w:type="dxa"/>
            <w:noWrap/>
            <w:vAlign w:val="bottom"/>
            <w:hideMark/>
          </w:tcPr>
          <w:p w14:paraId="175EE112"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2DED323A" w14:textId="634B74BF" w:rsidR="00D80748" w:rsidRPr="00306E12" w:rsidRDefault="00D80748" w:rsidP="00D80748">
            <w:pPr>
              <w:spacing w:line="240" w:lineRule="auto"/>
              <w:rPr>
                <w:rFonts w:ascii="Calibri" w:hAnsi="Calibri" w:cs="Calibri"/>
                <w:color w:val="000000"/>
              </w:rPr>
            </w:pPr>
            <w:r>
              <w:rPr>
                <w:rFonts w:ascii="Calibri" w:hAnsi="Calibri" w:cs="Calibri"/>
                <w:color w:val="000000"/>
              </w:rPr>
              <w:t>0.00117</w:t>
            </w:r>
          </w:p>
        </w:tc>
        <w:tc>
          <w:tcPr>
            <w:tcW w:w="1152" w:type="dxa"/>
            <w:noWrap/>
            <w:vAlign w:val="bottom"/>
            <w:hideMark/>
          </w:tcPr>
          <w:p w14:paraId="7FACA7DE"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00014</w:t>
            </w:r>
          </w:p>
        </w:tc>
        <w:tc>
          <w:tcPr>
            <w:tcW w:w="1152" w:type="dxa"/>
            <w:noWrap/>
            <w:vAlign w:val="bottom"/>
            <w:hideMark/>
          </w:tcPr>
          <w:p w14:paraId="1DB0F6D2" w14:textId="77777777" w:rsidR="00D80748" w:rsidRPr="00AE0F09" w:rsidRDefault="00D80748" w:rsidP="00D80748">
            <w:pPr>
              <w:pStyle w:val="Caption"/>
            </w:pPr>
            <w:r>
              <w:rPr>
                <w:rFonts w:ascii="Calibri" w:hAnsi="Calibri" w:cs="Calibri"/>
                <w:color w:val="000000"/>
                <w:sz w:val="22"/>
                <w:szCs w:val="22"/>
              </w:rPr>
              <w:t>38</w:t>
            </w:r>
          </w:p>
        </w:tc>
        <w:tc>
          <w:tcPr>
            <w:tcW w:w="1152" w:type="dxa"/>
            <w:noWrap/>
            <w:vAlign w:val="bottom"/>
            <w:hideMark/>
          </w:tcPr>
          <w:p w14:paraId="28F9A3D7" w14:textId="61B352E2" w:rsidR="00D80748" w:rsidRPr="00AE0F09" w:rsidRDefault="00D80748" w:rsidP="00D80748">
            <w:pPr>
              <w:pStyle w:val="Caption"/>
            </w:pPr>
            <w:r>
              <w:rPr>
                <w:rFonts w:ascii="Calibri" w:hAnsi="Calibri" w:cs="Calibri"/>
                <w:color w:val="000000"/>
                <w:sz w:val="22"/>
                <w:szCs w:val="22"/>
              </w:rPr>
              <w:t>0.0296</w:t>
            </w:r>
          </w:p>
        </w:tc>
        <w:tc>
          <w:tcPr>
            <w:tcW w:w="1152" w:type="dxa"/>
            <w:noWrap/>
            <w:vAlign w:val="bottom"/>
            <w:hideMark/>
          </w:tcPr>
          <w:p w14:paraId="0C0F48E0" w14:textId="508BAAF3" w:rsidR="00D80748" w:rsidRPr="00AE0F09" w:rsidRDefault="00D80748" w:rsidP="00D80748">
            <w:pPr>
              <w:pStyle w:val="Caption"/>
            </w:pPr>
            <w:r>
              <w:rPr>
                <w:rFonts w:ascii="Calibri" w:hAnsi="Calibri" w:cs="Calibri"/>
                <w:color w:val="000000"/>
                <w:sz w:val="22"/>
                <w:szCs w:val="22"/>
              </w:rPr>
              <w:t>1.09E-05</w:t>
            </w:r>
          </w:p>
        </w:tc>
      </w:tr>
      <w:tr w:rsidR="005508B5" w:rsidRPr="00AE0F09" w14:paraId="24BD58E3" w14:textId="77777777" w:rsidTr="008A000F">
        <w:trPr>
          <w:trHeight w:val="290"/>
        </w:trPr>
        <w:tc>
          <w:tcPr>
            <w:tcW w:w="1152" w:type="dxa"/>
            <w:noWrap/>
            <w:hideMark/>
          </w:tcPr>
          <w:p w14:paraId="4EF712FE" w14:textId="77777777" w:rsidR="005508B5" w:rsidRPr="001E2AC4" w:rsidRDefault="005508B5" w:rsidP="005508B5">
            <w:pPr>
              <w:pStyle w:val="Caption"/>
            </w:pPr>
            <w:commentRangeStart w:id="61"/>
            <w:commentRangeStart w:id="62"/>
            <w:r w:rsidRPr="001E2AC4">
              <w:t>IVBP</w:t>
            </w:r>
            <w:commentRangeEnd w:id="61"/>
            <w:r>
              <w:rPr>
                <w:rStyle w:val="CommentReference"/>
                <w:i w:val="0"/>
                <w:iCs w:val="0"/>
                <w:color w:val="auto"/>
              </w:rPr>
              <w:commentReference w:id="61"/>
            </w:r>
            <w:commentRangeEnd w:id="62"/>
            <w:r>
              <w:rPr>
                <w:rStyle w:val="CommentReference"/>
                <w:i w:val="0"/>
                <w:iCs w:val="0"/>
                <w:color w:val="auto"/>
              </w:rPr>
              <w:commentReference w:id="62"/>
            </w:r>
          </w:p>
        </w:tc>
        <w:tc>
          <w:tcPr>
            <w:tcW w:w="1152" w:type="dxa"/>
            <w:noWrap/>
            <w:vAlign w:val="bottom"/>
            <w:hideMark/>
          </w:tcPr>
          <w:p w14:paraId="77A0681F" w14:textId="77777777" w:rsidR="005508B5" w:rsidRPr="00AE0F09" w:rsidRDefault="005508B5" w:rsidP="005508B5">
            <w:pPr>
              <w:pStyle w:val="Caption"/>
            </w:pPr>
            <w:r>
              <w:rPr>
                <w:rFonts w:ascii="Calibri" w:hAnsi="Calibri" w:cs="Calibri"/>
                <w:color w:val="000000"/>
                <w:sz w:val="22"/>
                <w:szCs w:val="22"/>
              </w:rPr>
              <w:t>51</w:t>
            </w:r>
          </w:p>
        </w:tc>
        <w:tc>
          <w:tcPr>
            <w:tcW w:w="1152" w:type="dxa"/>
            <w:noWrap/>
            <w:vAlign w:val="bottom"/>
            <w:hideMark/>
          </w:tcPr>
          <w:p w14:paraId="5FC762E6" w14:textId="63313039" w:rsidR="005508B5" w:rsidRPr="00AE0F09" w:rsidRDefault="005508B5" w:rsidP="005508B5">
            <w:pPr>
              <w:pStyle w:val="Caption"/>
            </w:pPr>
            <w:r>
              <w:rPr>
                <w:rFonts w:ascii="Calibri" w:hAnsi="Calibri" w:cs="Calibri"/>
                <w:color w:val="000000"/>
                <w:sz w:val="22"/>
                <w:szCs w:val="22"/>
              </w:rPr>
              <w:t>0.384</w:t>
            </w:r>
          </w:p>
        </w:tc>
        <w:tc>
          <w:tcPr>
            <w:tcW w:w="1152" w:type="dxa"/>
            <w:noWrap/>
            <w:vAlign w:val="bottom"/>
            <w:hideMark/>
          </w:tcPr>
          <w:p w14:paraId="7F29F249" w14:textId="2306F6ED" w:rsidR="005508B5" w:rsidRPr="00AE0F09" w:rsidRDefault="005508B5" w:rsidP="005508B5">
            <w:pPr>
              <w:pStyle w:val="Caption"/>
            </w:pPr>
            <w:r>
              <w:rPr>
                <w:rFonts w:ascii="Calibri" w:hAnsi="Calibri" w:cs="Calibri"/>
                <w:color w:val="000000"/>
                <w:sz w:val="22"/>
                <w:szCs w:val="22"/>
              </w:rPr>
              <w:t>0.249</w:t>
            </w:r>
          </w:p>
        </w:tc>
        <w:tc>
          <w:tcPr>
            <w:tcW w:w="1152" w:type="dxa"/>
            <w:noWrap/>
            <w:vAlign w:val="bottom"/>
            <w:hideMark/>
          </w:tcPr>
          <w:p w14:paraId="0740C778" w14:textId="77777777" w:rsidR="005508B5" w:rsidRPr="00AE0F09" w:rsidRDefault="005508B5" w:rsidP="005508B5">
            <w:pPr>
              <w:pStyle w:val="Caption"/>
            </w:pPr>
            <w:r>
              <w:t>0</w:t>
            </w:r>
          </w:p>
        </w:tc>
        <w:tc>
          <w:tcPr>
            <w:tcW w:w="1152" w:type="dxa"/>
            <w:noWrap/>
            <w:hideMark/>
          </w:tcPr>
          <w:p w14:paraId="5B30FE44" w14:textId="77777777" w:rsidR="005508B5" w:rsidRPr="00AE0F09" w:rsidRDefault="005508B5" w:rsidP="005508B5">
            <w:pPr>
              <w:pStyle w:val="Caption"/>
            </w:pPr>
          </w:p>
        </w:tc>
        <w:tc>
          <w:tcPr>
            <w:tcW w:w="1152" w:type="dxa"/>
            <w:noWrap/>
            <w:hideMark/>
          </w:tcPr>
          <w:p w14:paraId="01974EF9" w14:textId="77777777" w:rsidR="005508B5" w:rsidRPr="00AE0F09" w:rsidRDefault="005508B5" w:rsidP="005508B5">
            <w:pPr>
              <w:pStyle w:val="Caption"/>
            </w:pPr>
          </w:p>
        </w:tc>
      </w:tr>
    </w:tbl>
    <w:p w14:paraId="209299CE" w14:textId="065B954B" w:rsidR="00543FA9" w:rsidRDefault="007E0E78" w:rsidP="00BC60D9">
      <w:r>
        <w:br w:type="page"/>
      </w:r>
      <w:r w:rsidR="00543FA9">
        <w:lastRenderedPageBreak/>
        <w:t>We evaluate model performance for Cl</w:t>
      </w:r>
      <w:r w:rsidR="00543FA9" w:rsidRPr="000D576E">
        <w:rPr>
          <w:vertAlign w:val="subscript"/>
        </w:rPr>
        <w:t>int</w:t>
      </w:r>
      <w:r w:rsidR="00543FA9">
        <w:t xml:space="preserve"> in </w:t>
      </w:r>
      <w:r w:rsidR="00543FA9" w:rsidRPr="00D8100D">
        <w:rPr>
          <w:color w:val="2B579A"/>
          <w:shd w:val="clear" w:color="auto" w:fill="E6E6E6"/>
        </w:rPr>
        <w:fldChar w:fldCharType="begin"/>
      </w:r>
      <w:r w:rsidR="00543FA9">
        <w:instrText xml:space="preserve"> REF _Ref79402600 \h  \* MERGEFORMAT </w:instrText>
      </w:r>
      <w:r w:rsidR="00543FA9" w:rsidRPr="00D8100D">
        <w:rPr>
          <w:color w:val="2B579A"/>
          <w:shd w:val="clear" w:color="auto" w:fill="E6E6E6"/>
        </w:rPr>
      </w:r>
      <w:r w:rsidR="00543FA9" w:rsidRPr="00D8100D">
        <w:rPr>
          <w:color w:val="2B579A"/>
          <w:shd w:val="clear" w:color="auto" w:fill="E6E6E6"/>
        </w:rPr>
        <w:fldChar w:fldCharType="separate"/>
      </w:r>
      <w:r w:rsidR="00834090">
        <w:t xml:space="preserve">Figure </w:t>
      </w:r>
      <w:r w:rsidR="00834090">
        <w:rPr>
          <w:noProof/>
        </w:rPr>
        <w:t>3</w:t>
      </w:r>
      <w:r w:rsidR="00543FA9" w:rsidRPr="00D8100D">
        <w:rPr>
          <w:color w:val="2B579A"/>
          <w:shd w:val="clear" w:color="auto" w:fill="E6E6E6"/>
        </w:rPr>
        <w:fldChar w:fldCharType="end"/>
      </w:r>
      <w:r w:rsidR="00543FA9">
        <w:t xml:space="preserve">. </w:t>
      </w:r>
      <w:r w:rsidR="00944F6A">
        <w:t>T</w:t>
      </w:r>
      <w:r w:rsidR="00543FA9">
        <w:t>he QSPR</w:t>
      </w:r>
      <w:r w:rsidR="00944F6A">
        <w:t xml:space="preserve"> </w:t>
      </w:r>
      <w:r w:rsidR="00543FA9">
        <w:t>models perform reasonably similarly</w:t>
      </w:r>
      <w:r w:rsidR="00944F6A">
        <w:t xml:space="preserve">. Note that </w:t>
      </w:r>
      <w:r w:rsidR="00543FA9">
        <w:t xml:space="preserve">the Dawson (2021) model is categorical (that is, predicting only three values: very slow, slow, and fast) while the other models are continuous. </w:t>
      </w:r>
      <w:r w:rsidR="00944F6A">
        <w:t>Inclusion of non-pharmaceutical chemical data from the ToxCast project decreased QSPR error for the evaluation chemicals. T</w:t>
      </w:r>
      <w:r w:rsidR="00543FA9">
        <w:t>he</w:t>
      </w:r>
      <w:r w:rsidR="000D576E">
        <w:t xml:space="preserve"> </w:t>
      </w:r>
      <w:r w:rsidR="00944F6A">
        <w:t xml:space="preserve">median </w:t>
      </w:r>
      <w:r w:rsidR="00266DEE">
        <w:t>RMSLE (</w:t>
      </w:r>
      <w:r w:rsidR="000D576E">
        <w:t>root mean squared log</w:t>
      </w:r>
      <w:r w:rsidR="000D576E" w:rsidRPr="000D576E">
        <w:rPr>
          <w:vertAlign w:val="subscript"/>
        </w:rPr>
        <w:t>10</w:t>
      </w:r>
      <w:r w:rsidR="000D576E">
        <w:t xml:space="preserve"> </w:t>
      </w:r>
      <w:r w:rsidR="00266DEE">
        <w:t>error)</w:t>
      </w:r>
      <w:r w:rsidR="00543FA9">
        <w:t xml:space="preserve"> for Cl</w:t>
      </w:r>
      <w:r w:rsidR="00543FA9" w:rsidRPr="001E2AC4">
        <w:rPr>
          <w:vertAlign w:val="subscript"/>
        </w:rPr>
        <w:t>int</w:t>
      </w:r>
      <w:r w:rsidR="00543FA9">
        <w:t xml:space="preserve"> predictions for the three QSPRs trained in part on chemicals from the ToxCast project (OPERA, Dawson (2021), Pradeep (2020)) were lower. </w:t>
      </w:r>
      <w:r w:rsidR="00882FDC">
        <w:t>The</w:t>
      </w:r>
      <w:r w:rsidR="00543FA9">
        <w:t xml:space="preserve"> QSPRs trained more broadly</w:t>
      </w:r>
      <w:r w:rsidR="00882FDC">
        <w:t>,</w:t>
      </w:r>
      <w:r w:rsidR="00543FA9">
        <w:t xml:space="preserve"> S</w:t>
      </w:r>
      <w:r w:rsidR="000D576E">
        <w:t xml:space="preserve">imulations Plus </w:t>
      </w:r>
      <w:r w:rsidR="004A27E2">
        <w:t>ADMET</w:t>
      </w:r>
      <w:r w:rsidR="000D576E">
        <w:t xml:space="preserve"> predictor</w:t>
      </w:r>
      <w:r w:rsidR="00543FA9">
        <w:t xml:space="preserve"> and IV</w:t>
      </w:r>
      <w:r w:rsidR="00F73EBF">
        <w:t>B</w:t>
      </w:r>
      <w:r w:rsidR="00543FA9">
        <w:t>P</w:t>
      </w:r>
      <w:r w:rsidR="00944F6A">
        <w:t>,</w:t>
      </w:r>
      <w:r w:rsidR="00543FA9">
        <w:t xml:space="preserve"> had larger </w:t>
      </w:r>
      <w:r w:rsidR="00944F6A">
        <w:t xml:space="preserve">median </w:t>
      </w:r>
      <w:r w:rsidR="00543FA9">
        <w:t>RSMLEs.</w:t>
      </w:r>
      <w:r w:rsidR="00F73EBF">
        <w:t xml:space="preserve"> </w:t>
      </w:r>
      <w:r w:rsidR="00722C2D">
        <w:t xml:space="preserve">In </w:t>
      </w:r>
      <w:r w:rsidR="00722C2D" w:rsidRPr="00D8100D">
        <w:rPr>
          <w:color w:val="2B579A"/>
          <w:shd w:val="clear" w:color="auto" w:fill="E6E6E6"/>
        </w:rPr>
        <w:fldChar w:fldCharType="begin"/>
      </w:r>
      <w:r w:rsidR="00722C2D">
        <w:instrText xml:space="preserve"> REF _Ref81395636 \h  \* MERGEFORMAT </w:instrText>
      </w:r>
      <w:r w:rsidR="00722C2D" w:rsidRPr="00D8100D">
        <w:rPr>
          <w:color w:val="2B579A"/>
          <w:shd w:val="clear" w:color="auto" w:fill="E6E6E6"/>
        </w:rPr>
      </w:r>
      <w:r w:rsidR="00722C2D" w:rsidRPr="00D8100D">
        <w:rPr>
          <w:color w:val="2B579A"/>
          <w:shd w:val="clear" w:color="auto" w:fill="E6E6E6"/>
        </w:rPr>
        <w:fldChar w:fldCharType="separate"/>
      </w:r>
      <w:r w:rsidR="00834090">
        <w:t xml:space="preserve">Table </w:t>
      </w:r>
      <w:r w:rsidR="00834090">
        <w:rPr>
          <w:noProof/>
        </w:rPr>
        <w:t>3</w:t>
      </w:r>
      <w:r w:rsidR="00722C2D" w:rsidRPr="00D8100D">
        <w:rPr>
          <w:color w:val="2B579A"/>
          <w:shd w:val="clear" w:color="auto" w:fill="E6E6E6"/>
        </w:rPr>
        <w:fldChar w:fldCharType="end"/>
      </w:r>
      <w:r w:rsidR="00722C2D">
        <w:t xml:space="preserve"> we summarize the fold errors for the five QSPRs.</w:t>
      </w:r>
      <w:r w:rsidR="00543FA9">
        <w:t xml:space="preserve"> </w:t>
      </w:r>
      <w:r w:rsidR="00483D6E">
        <w:t xml:space="preserve">Also shown in </w:t>
      </w:r>
      <w:r w:rsidR="00483D6E" w:rsidRPr="00D8100D">
        <w:rPr>
          <w:color w:val="2B579A"/>
          <w:shd w:val="clear" w:color="auto" w:fill="E6E6E6"/>
        </w:rPr>
        <w:fldChar w:fldCharType="begin"/>
      </w:r>
      <w:r w:rsidR="00483D6E">
        <w:instrText xml:space="preserve"> REF _Ref81395636 \h  \* MERGEFORMAT </w:instrText>
      </w:r>
      <w:r w:rsidR="00483D6E" w:rsidRPr="00D8100D">
        <w:rPr>
          <w:color w:val="2B579A"/>
          <w:shd w:val="clear" w:color="auto" w:fill="E6E6E6"/>
        </w:rPr>
      </w:r>
      <w:r w:rsidR="00483D6E" w:rsidRPr="00D8100D">
        <w:rPr>
          <w:color w:val="2B579A"/>
          <w:shd w:val="clear" w:color="auto" w:fill="E6E6E6"/>
        </w:rPr>
        <w:fldChar w:fldCharType="separate"/>
      </w:r>
      <w:r w:rsidR="00834090">
        <w:t xml:space="preserve">Table </w:t>
      </w:r>
      <w:r w:rsidR="00834090">
        <w:rPr>
          <w:noProof/>
        </w:rPr>
        <w:t>3</w:t>
      </w:r>
      <w:r w:rsidR="00483D6E" w:rsidRPr="00D8100D">
        <w:rPr>
          <w:color w:val="2B579A"/>
          <w:shd w:val="clear" w:color="auto" w:fill="E6E6E6"/>
        </w:rPr>
        <w:fldChar w:fldCharType="end"/>
      </w:r>
      <w:r w:rsidR="00483D6E">
        <w:t xml:space="preserve"> is that the predictions of Cl</w:t>
      </w:r>
      <w:r w:rsidR="00483D6E" w:rsidRPr="00E32FE1">
        <w:rPr>
          <w:vertAlign w:val="subscript"/>
        </w:rPr>
        <w:t>int</w:t>
      </w:r>
      <w:r w:rsidR="00483D6E">
        <w:t xml:space="preserve"> range from 100x lower than experimental values (log</w:t>
      </w:r>
      <w:r w:rsidR="00483D6E" w:rsidRPr="00E32FE1">
        <w:rPr>
          <w:vertAlign w:val="subscript"/>
        </w:rPr>
        <w:t>10</w:t>
      </w:r>
      <w:r w:rsidR="00483D6E">
        <w:t xml:space="preserve"> folder error of -2) to 1000x higher (log</w:t>
      </w:r>
      <w:r w:rsidR="00483D6E" w:rsidRPr="00E32FE1">
        <w:rPr>
          <w:vertAlign w:val="subscript"/>
        </w:rPr>
        <w:t>10</w:t>
      </w:r>
      <w:r w:rsidR="00483D6E">
        <w:t xml:space="preserve"> fold error of 3).</w:t>
      </w:r>
      <w:r w:rsidR="006B1977">
        <w:t xml:space="preserve"> Each QSPR</w:t>
      </w:r>
      <w:r w:rsidR="00E52114">
        <w:t xml:space="preserve">’s predictions are compared separately to observations in Supplemental Figure </w:t>
      </w:r>
      <w:r w:rsidR="00F73EBF">
        <w:t>1</w:t>
      </w:r>
      <w:r w:rsidR="00E52114">
        <w:t>.</w:t>
      </w:r>
    </w:p>
    <w:p w14:paraId="5E5DB2D5" w14:textId="77777777" w:rsidR="00483D6E" w:rsidRDefault="00483D6E" w:rsidP="00BC60D9"/>
    <w:commentRangeStart w:id="63"/>
    <w:commentRangeStart w:id="64"/>
    <w:p w14:paraId="11E041E4" w14:textId="220F76F2" w:rsidR="00483D6E" w:rsidRDefault="00543FA9" w:rsidP="00BC60D9">
      <w:r w:rsidRPr="00D8100D">
        <w:rPr>
          <w:color w:val="2B579A"/>
          <w:shd w:val="clear" w:color="auto" w:fill="E6E6E6"/>
        </w:rPr>
        <w:fldChar w:fldCharType="begin"/>
      </w:r>
      <w:r>
        <w:instrText xml:space="preserve"> REF _Ref79402605 \h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4</w:t>
      </w:r>
      <w:r w:rsidRPr="00D8100D">
        <w:rPr>
          <w:color w:val="2B579A"/>
          <w:shd w:val="clear" w:color="auto" w:fill="E6E6E6"/>
        </w:rPr>
        <w:fldChar w:fldCharType="end"/>
      </w:r>
      <w:commentRangeEnd w:id="63"/>
      <w:r w:rsidR="008F5E5E">
        <w:rPr>
          <w:rStyle w:val="CommentReference"/>
        </w:rPr>
        <w:commentReference w:id="63"/>
      </w:r>
      <w:commentRangeEnd w:id="64"/>
      <w:r w:rsidR="00D85365">
        <w:rPr>
          <w:rStyle w:val="CommentReference"/>
        </w:rPr>
        <w:commentReference w:id="64"/>
      </w:r>
      <w:r>
        <w:t xml:space="preserve"> shows that all four models perform very well for predicting f</w:t>
      </w:r>
      <w:r w:rsidRPr="006B78D6">
        <w:rPr>
          <w:vertAlign w:val="subscript"/>
        </w:rPr>
        <w:t>up</w:t>
      </w:r>
      <w:r>
        <w:t xml:space="preserve">. </w:t>
      </w:r>
      <w:r w:rsidR="00944F6A">
        <w:t>P</w:t>
      </w:r>
      <w:r>
        <w:t>redictions are highly correlated with observ</w:t>
      </w:r>
      <w:r w:rsidR="00944F6A">
        <w:t>ations</w:t>
      </w:r>
      <w:r>
        <w:t xml:space="preserve">. </w:t>
      </w:r>
    </w:p>
    <w:p w14:paraId="5383EA6F" w14:textId="77777777" w:rsidR="000D576E" w:rsidRDefault="000D576E" w:rsidP="00BC60D9"/>
    <w:p w14:paraId="69FD032D" w14:textId="108C7668" w:rsidR="002F15F9" w:rsidRDefault="002F15F9" w:rsidP="00BC60D9">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w:t>
      </w:r>
      <w:r w:rsidR="00722C2D">
        <w:t>s</w:t>
      </w:r>
      <w:r>
        <w:t xml:space="preserve"> that differed from the others </w:t>
      </w:r>
      <w:r w:rsidR="00722C2D">
        <w:t xml:space="preserve">were </w:t>
      </w:r>
      <w:r>
        <w:t>OPERA</w:t>
      </w:r>
      <w:r w:rsidR="00722C2D">
        <w:t xml:space="preserve"> and IVBP. </w:t>
      </w:r>
      <w:r w:rsidR="00722C2D" w:rsidRPr="00BC7004">
        <w:rPr>
          <w:highlight w:val="yellow"/>
        </w:rPr>
        <w:t>Those two QSPRs</w:t>
      </w:r>
      <w:r w:rsidRPr="00BC7004">
        <w:rPr>
          <w:highlight w:val="yellow"/>
        </w:rPr>
        <w:t xml:space="preserve"> had a significant (p-value &lt; 0.05)</w:t>
      </w:r>
      <w:r>
        <w:t xml:space="preserve"> difference between the distribution of predicted values and the distributions of the three other QSPRs</w:t>
      </w:r>
      <w:r w:rsidR="00722C2D">
        <w:t xml:space="preserve"> as well as each other</w:t>
      </w:r>
      <w:r>
        <w:t xml:space="preserve">. </w:t>
      </w:r>
    </w:p>
    <w:p w14:paraId="6FAED21F" w14:textId="77777777" w:rsidR="00841392" w:rsidRDefault="00841392" w:rsidP="00BC60D9"/>
    <w:p w14:paraId="370CAA74" w14:textId="77777777" w:rsidR="00792EAF" w:rsidRDefault="00792EAF" w:rsidP="00792EAF">
      <w:pPr>
        <w:pStyle w:val="Heading2"/>
      </w:pPr>
      <w:r>
        <w:t>Consensus Model</w:t>
      </w:r>
    </w:p>
    <w:p w14:paraId="7BF3E28D" w14:textId="2ECF8EAA" w:rsidR="00DE6D08" w:rsidRDefault="00792EAF" w:rsidP="00DE6D08">
      <w:r>
        <w:t>Due to the varying domains of applicability of the QSPR models, there were only 23 chemicals</w:t>
      </w:r>
      <w:r w:rsidR="00BC7004">
        <w:t xml:space="preserve"> in the intersection subset</w:t>
      </w:r>
      <w:r>
        <w:t xml:space="preserve"> where all QSPRs could make a prediction. However, there were 88 chemicals where at least one of the QSPRs could make a prediction. A consensus model was constructed using the predictions of all QSPRs. When multiple QSPR predictions were available they were combined into a single value.</w:t>
      </w:r>
      <w:r w:rsidR="007C70A3">
        <w:t xml:space="preserve"> </w:t>
      </w:r>
      <w:r w:rsidR="005509FD">
        <w:t>For plasma protein binding the predictions were averaged, however for hepatic clearance the highest value was used</w:t>
      </w:r>
      <w:r w:rsidR="00DE6D08">
        <w:t xml:space="preserve">. For clearance the thought was that if any one model predicted rapid metabolism that the compound should be assumed to be </w:t>
      </w:r>
      <w:r w:rsidR="00B3514A">
        <w:t xml:space="preserve">rapidly </w:t>
      </w:r>
      <w:r w:rsidR="00DE6D08">
        <w:t>metabolized.</w:t>
      </w:r>
    </w:p>
    <w:p w14:paraId="56474730" w14:textId="38F10B60" w:rsidR="00792EAF" w:rsidRDefault="00792EAF" w:rsidP="00792EAF"/>
    <w:p w14:paraId="006947A4" w14:textId="77777777" w:rsidR="003C1E62" w:rsidRDefault="003C1E62" w:rsidP="00471FCF"/>
    <w:p w14:paraId="696F2E80" w14:textId="466A8B28" w:rsidR="00841392" w:rsidRDefault="00841392" w:rsidP="00BC60D9">
      <w:pPr>
        <w:pStyle w:val="Heading2"/>
      </w:pPr>
      <w:r>
        <w:lastRenderedPageBreak/>
        <w:t>Level 2 Analysis</w:t>
      </w:r>
    </w:p>
    <w:p w14:paraId="1FC0CEB9" w14:textId="7338AD47" w:rsidR="00DA332C" w:rsidRDefault="00820CD3" w:rsidP="00BC60D9">
      <w:r>
        <w:t>For the second level of analysis,</w:t>
      </w:r>
      <w:r w:rsidRPr="00EF73D4">
        <w:t xml:space="preserve"> we </w:t>
      </w:r>
      <w:r>
        <w:t>co</w:t>
      </w:r>
      <w:r w:rsidRPr="00EF73D4">
        <w:t>mpar</w:t>
      </w:r>
      <w:r>
        <w:t xml:space="preserve">ed </w:t>
      </w:r>
      <w:r w:rsidRPr="00EF73D4">
        <w:t xml:space="preserve">predictions </w:t>
      </w:r>
      <w:r>
        <w:t>based on the</w:t>
      </w:r>
      <w:r w:rsidRPr="00EF73D4">
        <w:t xml:space="preserve"> QS</w:t>
      </w:r>
      <w:r>
        <w:t>P</w:t>
      </w:r>
      <w:r w:rsidRPr="00EF73D4">
        <w:t xml:space="preserve">R </w:t>
      </w:r>
      <w:r>
        <w:t xml:space="preserve">predicted </w:t>
      </w:r>
      <w:r w:rsidRPr="00EF73D4">
        <w:t xml:space="preserve">values with actual </w:t>
      </w:r>
      <w:r w:rsidR="008150C9">
        <w:t>CvT</w:t>
      </w:r>
      <w:r w:rsidRPr="00EF73D4">
        <w:t xml:space="preserve"> data.</w:t>
      </w:r>
      <w:r>
        <w:t xml:space="preserve"> </w:t>
      </w:r>
      <w:r w:rsidR="00DA332C">
        <w:t xml:space="preserve">We show all CvT curve fits and predictions on a per </w:t>
      </w:r>
      <w:r w:rsidR="008150C9">
        <w:t xml:space="preserve">QSPR, </w:t>
      </w:r>
      <w:r w:rsidR="00DA332C">
        <w:t xml:space="preserve">chemical, species, and route basis in the Supplemental materials (Supplemental Figures </w:t>
      </w:r>
      <w:r w:rsidR="001A4699" w:rsidRPr="001A4699">
        <w:t>SupFig-ChembyQSPRCvTPlots.pdf</w:t>
      </w:r>
      <w:r w:rsidR="00DA332C">
        <w:t>).</w:t>
      </w:r>
    </w:p>
    <w:p w14:paraId="1F061217" w14:textId="77777777" w:rsidR="00A94FAC" w:rsidRPr="00A94FAC" w:rsidRDefault="00A94FAC" w:rsidP="00BC60D9"/>
    <w:p w14:paraId="08CBD115" w14:textId="7FFC8CA3" w:rsidR="00B174A1" w:rsidRPr="008F139E" w:rsidRDefault="00573321" w:rsidP="00BC60D9">
      <w:pPr>
        <w:rPr>
          <w:rFonts w:cstheme="minorHAnsi"/>
        </w:rPr>
      </w:pPr>
      <w:r>
        <w:t xml:space="preserve">All </w:t>
      </w:r>
      <w:r w:rsidR="004C70A6">
        <w:t>QSPR</w:t>
      </w:r>
      <w:r>
        <w:t xml:space="preserve"> </w:t>
      </w:r>
      <w:r w:rsidR="008D1F73">
        <w:t xml:space="preserve">predicted </w:t>
      </w:r>
      <w:r>
        <w:t>v</w:t>
      </w:r>
      <w:r w:rsidRPr="00EF73D4">
        <w:t xml:space="preserve">alues </w:t>
      </w:r>
      <w:r w:rsidR="00E67F4E">
        <w:t>were</w:t>
      </w:r>
      <w:r w:rsidRPr="00EF73D4">
        <w:t xml:space="preserve"> used with </w:t>
      </w:r>
      <w:r w:rsidR="00E67F4E">
        <w:t>a</w:t>
      </w:r>
      <w:r w:rsidR="00E67F4E" w:rsidRPr="00EF73D4">
        <w:t xml:space="preserve"> </w:t>
      </w:r>
      <w:r w:rsidRPr="00EF73D4">
        <w:t>HT</w:t>
      </w:r>
      <w:r w:rsidR="00187333">
        <w:t>-</w:t>
      </w:r>
      <w:r w:rsidRPr="00EF73D4">
        <w:t xml:space="preserve">PBTK model to make </w:t>
      </w:r>
      <w:r w:rsidR="00B81829">
        <w:t xml:space="preserve">CvT </w:t>
      </w:r>
      <w:r w:rsidRPr="00EF73D4">
        <w:t>predictions.</w:t>
      </w:r>
      <w:r w:rsidR="00FF4817">
        <w:t xml:space="preserve"> </w:t>
      </w:r>
      <w:r w:rsidR="008D1F73">
        <w:t xml:space="preserve">We bracket </w:t>
      </w:r>
      <w:r w:rsidR="00820CD3">
        <w:t xml:space="preserve">QSPR </w:t>
      </w:r>
      <w:r w:rsidR="008D1F73">
        <w:t>model performance in three ways: First, we use the HT</w:t>
      </w:r>
      <w:r w:rsidR="00187333">
        <w:t>-</w:t>
      </w:r>
      <w:r w:rsidR="008D1F73">
        <w:t xml:space="preserve">PBTK model with the actual </w:t>
      </w:r>
      <w:r w:rsidR="00E162F6" w:rsidRPr="00E162F6">
        <w:rPr>
          <w:i/>
          <w:iCs/>
        </w:rPr>
        <w:t>in vitro</w:t>
      </w:r>
      <w:r w:rsidR="008D1F73" w:rsidRPr="001E2AC4">
        <w:rPr>
          <w:i/>
          <w:iCs/>
        </w:rPr>
        <w:t xml:space="preserve"> </w:t>
      </w:r>
      <w:r w:rsidR="008D1F73">
        <w:t xml:space="preserve">measured values. In subsequent figures this is labeled as “HTTK-InVitro”. </w:t>
      </w:r>
      <w:r w:rsidR="00166E8D" w:rsidRPr="00166E8D">
        <w:t>While there were 64 chemicals with measured Cl</w:t>
      </w:r>
      <w:r w:rsidR="00166E8D" w:rsidRPr="00187333">
        <w:rPr>
          <w:vertAlign w:val="subscript"/>
        </w:rPr>
        <w:t>int</w:t>
      </w:r>
      <w:r w:rsidR="00166E8D" w:rsidRPr="00166E8D">
        <w:t xml:space="preserve"> and 59 chemicals with measured </w:t>
      </w:r>
      <w:r w:rsidR="00187333">
        <w:t>f</w:t>
      </w:r>
      <w:r w:rsidR="00166E8D" w:rsidRPr="00187333">
        <w:rPr>
          <w:vertAlign w:val="subscript"/>
        </w:rPr>
        <w:t>up</w:t>
      </w:r>
      <w:r w:rsidR="00166E8D" w:rsidRPr="00166E8D">
        <w:t xml:space="preserve">, for a total of 65 unique chemicals, there were only 58 with both measured values available. </w:t>
      </w:r>
      <w:r w:rsidR="00166E8D" w:rsidRPr="00187333">
        <w:rPr>
          <w:i/>
          <w:iCs/>
        </w:rPr>
        <w:t>In vitro</w:t>
      </w:r>
      <w:r w:rsidR="00166E8D" w:rsidRPr="00166E8D">
        <w:t>-parameterized HT</w:t>
      </w:r>
      <w:r w:rsidR="00187333">
        <w:t>-</w:t>
      </w:r>
      <w:r w:rsidR="00166E8D" w:rsidRPr="00166E8D">
        <w:t>PBTK was only evaluated for this set of 58 chemicals.</w:t>
      </w:r>
      <w:r w:rsidR="00166E8D">
        <w:t xml:space="preserve"> </w:t>
      </w:r>
      <w:r w:rsidR="008D1F73">
        <w:t xml:space="preserve">Next, for a </w:t>
      </w:r>
      <w:r w:rsidR="00D22CAF">
        <w:t>best-case</w:t>
      </w:r>
      <w:r w:rsidR="008D1F73">
        <w:t xml:space="preserve"> performance, we use empirical (one</w:t>
      </w:r>
      <w:r w:rsidR="007A44D6">
        <w:t>-</w:t>
      </w:r>
      <w:r w:rsidR="008D1F73">
        <w:t xml:space="preserve"> or two</w:t>
      </w:r>
      <w:r w:rsidR="007A44D6">
        <w:t>-</w:t>
      </w:r>
      <w:r w:rsidR="008D1F73">
        <w:t xml:space="preserve">compartment </w:t>
      </w:r>
      <w:r w:rsidR="007A44D6">
        <w:t>TK</w:t>
      </w:r>
      <w:r w:rsidR="008D1F73">
        <w:t xml:space="preserve"> model) </w:t>
      </w:r>
      <w:r w:rsidR="00796481">
        <w:t>predictions based on parameterized optimized (or “fit”)</w:t>
      </w:r>
      <w:r w:rsidR="008D1F73">
        <w:t xml:space="preserve"> to the</w:t>
      </w:r>
      <w:r w:rsidR="00CC6EB1">
        <w:t xml:space="preserve"> </w:t>
      </w:r>
      <w:r w:rsidR="00E162F6" w:rsidRPr="00E162F6">
        <w:rPr>
          <w:i/>
          <w:iCs/>
        </w:rPr>
        <w:t>in vivo</w:t>
      </w:r>
      <w:r w:rsidR="008D1F73">
        <w:t xml:space="preserve"> data, labelled as “</w:t>
      </w:r>
      <w:r w:rsidR="00E162F6" w:rsidRPr="00E162F6">
        <w:rPr>
          <w:i/>
        </w:rPr>
        <w:t>In vivo</w:t>
      </w:r>
      <w:r w:rsidR="00820CD3">
        <w:t xml:space="preserve"> Fits</w:t>
      </w:r>
      <w:r w:rsidR="008D1F73">
        <w:t>”. The one</w:t>
      </w:r>
      <w:r w:rsidR="00D40B5B">
        <w:t>-</w:t>
      </w:r>
      <w:r w:rsidR="008D1F73">
        <w:t xml:space="preserve"> and</w:t>
      </w:r>
      <w:r w:rsidR="00D40B5B">
        <w:t>-</w:t>
      </w:r>
      <w:r w:rsidR="008D1F73">
        <w:t xml:space="preserve">two compartment models are simpler than the high throughput PBTK model used for </w:t>
      </w:r>
      <w:r w:rsidR="008D1F73" w:rsidRPr="008F139E">
        <w:rPr>
          <w:rFonts w:cstheme="minorHAnsi"/>
        </w:rPr>
        <w:t xml:space="preserve">all other scenarios, but </w:t>
      </w:r>
      <w:r w:rsidR="00296CF3" w:rsidRPr="008F139E">
        <w:rPr>
          <w:rFonts w:cstheme="minorHAnsi"/>
        </w:rPr>
        <w:t>because they have</w:t>
      </w:r>
      <w:r w:rsidR="008D1F73" w:rsidRPr="008F139E">
        <w:rPr>
          <w:rFonts w:cstheme="minorHAnsi"/>
        </w:rPr>
        <w:t xml:space="preserve"> been optimized to the</w:t>
      </w:r>
      <w:r w:rsidR="00CC6EB1" w:rsidRPr="008F139E">
        <w:rPr>
          <w:rFonts w:cstheme="minorHAnsi"/>
        </w:rPr>
        <w:t xml:space="preserve"> </w:t>
      </w:r>
      <w:r w:rsidR="00E162F6" w:rsidRPr="00E162F6">
        <w:rPr>
          <w:rFonts w:cstheme="minorHAnsi"/>
          <w:i/>
          <w:iCs/>
        </w:rPr>
        <w:t>in vivo</w:t>
      </w:r>
      <w:r w:rsidR="008D1F73" w:rsidRPr="008F139E">
        <w:rPr>
          <w:rFonts w:cstheme="minorHAnsi"/>
        </w:rPr>
        <w:t xml:space="preserve"> evaluation data</w:t>
      </w:r>
      <w:r w:rsidR="00820CD3" w:rsidRPr="008F139E">
        <w:rPr>
          <w:rFonts w:cstheme="minorHAnsi"/>
        </w:rPr>
        <w:t xml:space="preserve"> itself,</w:t>
      </w:r>
      <w:r w:rsidR="008D1F73" w:rsidRPr="008F139E">
        <w:rPr>
          <w:rFonts w:cstheme="minorHAnsi"/>
        </w:rPr>
        <w:t xml:space="preserve"> they are expected to outperform the other approaches here. Finally, for worst case performance we use y-randomization so that the measured values </w:t>
      </w:r>
      <w:r w:rsidR="00820CD3" w:rsidRPr="008F139E">
        <w:rPr>
          <w:rFonts w:cstheme="minorHAnsi"/>
        </w:rPr>
        <w:t>across all chemicals in the R package “httk” library</w:t>
      </w:r>
      <w:r w:rsidR="008D1F73" w:rsidRPr="008F139E">
        <w:rPr>
          <w:rFonts w:cstheme="minorHAnsi"/>
        </w:rPr>
        <w:t xml:space="preserve"> are scrambled and assigned to the incorrect chemicals, labelled “HTTK-YRandom”. </w:t>
      </w:r>
      <w:r w:rsidR="00D40B5B">
        <w:rPr>
          <w:rFonts w:cstheme="minorHAnsi"/>
        </w:rPr>
        <w:t xml:space="preserve">We do not y-randomize the physico-chemical properties so as only to examine the parameters being predicted by the HTTK QSPRs in </w:t>
      </w:r>
      <w:r w:rsidR="00D40B5B">
        <w:rPr>
          <w:rFonts w:cstheme="minorHAnsi"/>
        </w:rPr>
        <w:fldChar w:fldCharType="begin"/>
      </w:r>
      <w:r w:rsidR="00D40B5B">
        <w:rPr>
          <w:rFonts w:cstheme="minorHAnsi"/>
        </w:rPr>
        <w:instrText xml:space="preserve"> REF _Ref79323992 \h </w:instrText>
      </w:r>
      <w:r w:rsidR="00D40B5B">
        <w:rPr>
          <w:rFonts w:cstheme="minorHAnsi"/>
        </w:rPr>
      </w:r>
      <w:r w:rsidR="00D40B5B">
        <w:rPr>
          <w:rFonts w:cstheme="minorHAnsi"/>
        </w:rPr>
        <w:fldChar w:fldCharType="separate"/>
      </w:r>
      <w:r w:rsidR="00D40B5B">
        <w:t xml:space="preserve">Table </w:t>
      </w:r>
      <w:r w:rsidR="00D40B5B">
        <w:rPr>
          <w:noProof/>
        </w:rPr>
        <w:t>2</w:t>
      </w:r>
      <w:r w:rsidR="00D40B5B">
        <w:rPr>
          <w:rFonts w:cstheme="minorHAnsi"/>
        </w:rPr>
        <w:fldChar w:fldCharType="end"/>
      </w:r>
      <w:r w:rsidR="00D40B5B">
        <w:rPr>
          <w:rFonts w:cstheme="minorHAnsi"/>
        </w:rPr>
        <w:t>.</w:t>
      </w:r>
    </w:p>
    <w:p w14:paraId="499D8784" w14:textId="77777777" w:rsidR="00B174A1" w:rsidRPr="008F139E" w:rsidRDefault="00B174A1" w:rsidP="00BC60D9"/>
    <w:p w14:paraId="630E59FE" w14:textId="41C5D12F" w:rsidR="008F139E" w:rsidRDefault="009F3C21" w:rsidP="00BC60D9">
      <w:pPr>
        <w:rPr>
          <w:color w:val="000000"/>
        </w:rPr>
      </w:pPr>
      <w:r w:rsidRPr="00D8100D">
        <w:rPr>
          <w:color w:val="2B579A"/>
          <w:shd w:val="clear" w:color="auto" w:fill="E6E6E6"/>
        </w:rPr>
        <w:fldChar w:fldCharType="begin"/>
      </w:r>
      <w:r>
        <w:instrText xml:space="preserve"> REF _Ref167358395 \h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5</w:t>
      </w:r>
      <w:r w:rsidRPr="00D8100D">
        <w:rPr>
          <w:color w:val="2B579A"/>
          <w:shd w:val="clear" w:color="auto" w:fill="E6E6E6"/>
        </w:rPr>
        <w:fldChar w:fldCharType="end"/>
      </w:r>
      <w:r>
        <w:t xml:space="preserve"> </w:t>
      </w:r>
      <w:r w:rsidR="00573321" w:rsidRPr="008F139E">
        <w:t>shows the full predicted time-courses</w:t>
      </w:r>
      <w:r w:rsidR="008D1F73" w:rsidRPr="008F139E">
        <w:t xml:space="preserve"> for each set of </w:t>
      </w:r>
      <w:r w:rsidR="00813B08">
        <w:t xml:space="preserve">QSPR </w:t>
      </w:r>
      <w:r w:rsidR="008D1F73" w:rsidRPr="008F139E">
        <w:t xml:space="preserve">model predictions as well as the actual </w:t>
      </w:r>
      <w:r w:rsidR="00E162F6" w:rsidRPr="00E162F6">
        <w:rPr>
          <w:i/>
        </w:rPr>
        <w:t>in vitro</w:t>
      </w:r>
      <w:r w:rsidR="008D1F73" w:rsidRPr="008F139E">
        <w:t xml:space="preserve"> data and empirical model fits</w:t>
      </w:r>
      <w:r w:rsidR="00573321" w:rsidRPr="008F139E">
        <w:t xml:space="preserve">. </w:t>
      </w:r>
      <w:r w:rsidR="0045162B" w:rsidRPr="008F139E">
        <w:t>Across the QSPRs the predictions tended to be within a factor of ten (indic</w:t>
      </w:r>
      <w:r w:rsidR="008F139E" w:rsidRPr="008F139E">
        <w:t xml:space="preserve">ated by the dashed lines) with a bias toward over-predicting at low concentrations. We see chemicals where there are vertical bars in </w:t>
      </w:r>
      <w:r w:rsidR="00AB6F03">
        <w:rPr>
          <w:color w:val="2B579A"/>
          <w:shd w:val="clear" w:color="auto" w:fill="E6E6E6"/>
        </w:rPr>
        <w:fldChar w:fldCharType="begin"/>
      </w:r>
      <w:r w:rsidR="00AB6F03">
        <w:instrText xml:space="preserve"> REF _Ref167358395 \h </w:instrText>
      </w:r>
      <w:r w:rsidR="00AB6F03">
        <w:rPr>
          <w:color w:val="2B579A"/>
          <w:shd w:val="clear" w:color="auto" w:fill="E6E6E6"/>
        </w:rPr>
      </w:r>
      <w:r w:rsidR="00AB6F03">
        <w:rPr>
          <w:color w:val="2B579A"/>
          <w:shd w:val="clear" w:color="auto" w:fill="E6E6E6"/>
        </w:rPr>
        <w:fldChar w:fldCharType="separate"/>
      </w:r>
      <w:r w:rsidR="00834090">
        <w:t xml:space="preserve">Figure </w:t>
      </w:r>
      <w:r w:rsidR="00834090">
        <w:rPr>
          <w:noProof/>
        </w:rPr>
        <w:t>5</w:t>
      </w:r>
      <w:r w:rsidR="00AB6F03">
        <w:rPr>
          <w:color w:val="2B579A"/>
          <w:shd w:val="clear" w:color="auto" w:fill="E6E6E6"/>
        </w:rPr>
        <w:fldChar w:fldCharType="end"/>
      </w:r>
      <w:r w:rsidR="008F139E" w:rsidRPr="008F139E">
        <w:t>, indicating that the predicted concentrations were relatively constant (and low) over time while the observed concentrations changed. Typically</w:t>
      </w:r>
      <w:r w:rsidR="00AB6F03" w:rsidRPr="008F139E">
        <w:t>,</w:t>
      </w:r>
      <w:r w:rsidR="008F139E" w:rsidRPr="008F139E">
        <w:t xml:space="preserve"> these are chemicals where the CvT </w:t>
      </w:r>
      <w:r w:rsidR="00BC2B43" w:rsidRPr="008F139E">
        <w:t>time course</w:t>
      </w:r>
      <w:r w:rsidR="008F139E" w:rsidRPr="008F139E">
        <w:t xml:space="preserve"> was especially biphasic, with an initial rapid decline and then long tails where low levels of the chemical remained</w:t>
      </w:r>
      <w:r w:rsidR="00813B08">
        <w:t xml:space="preserve"> for a long time</w:t>
      </w:r>
      <w:r w:rsidR="008F139E" w:rsidRPr="008F139E">
        <w:t xml:space="preserve">. In the tails the models tend to underestimate concentration, even for the </w:t>
      </w:r>
      <w:r w:rsidR="00E162F6" w:rsidRPr="00E162F6">
        <w:rPr>
          <w:i/>
        </w:rPr>
        <w:t>in vivo</w:t>
      </w:r>
      <w:r w:rsidR="008F139E" w:rsidRPr="008F139E">
        <w:t xml:space="preserve"> fits. </w:t>
      </w:r>
    </w:p>
    <w:p w14:paraId="414516D6" w14:textId="77777777" w:rsidR="008F139E" w:rsidRPr="001E2AC4" w:rsidRDefault="008F139E" w:rsidP="00BC60D9"/>
    <w:p w14:paraId="315CC20A" w14:textId="4EBACFD8" w:rsidR="00F72701" w:rsidRDefault="00CF57E3" w:rsidP="00BC60D9">
      <w:r>
        <w:t>Prediction error as characterized RMSLE is calculated first on a per</w:t>
      </w:r>
      <w:r w:rsidR="00E45437">
        <w:t xml:space="preserve"> </w:t>
      </w:r>
      <w:r>
        <w:t xml:space="preserve">chemical </w:t>
      </w:r>
      <w:r w:rsidR="00E45437">
        <w:t xml:space="preserve">and method </w:t>
      </w:r>
      <w:r>
        <w:t>basis (error for prediction</w:t>
      </w:r>
      <w:r w:rsidR="00F72701">
        <w:t>s</w:t>
      </w:r>
      <w:r>
        <w:t xml:space="preserve"> </w:t>
      </w:r>
      <w:r w:rsidR="00E45437">
        <w:t>for a single method and a single chemical aggregating over all doses, routes, and time points). For each prediction method</w:t>
      </w:r>
      <w:r>
        <w:t xml:space="preserve"> the mean RMSLE across all chemicals is</w:t>
      </w:r>
      <w:r w:rsidR="00CB5DCE">
        <w:t xml:space="preserve"> reported </w:t>
      </w:r>
      <w:r w:rsidR="008F139E">
        <w:t xml:space="preserve">in </w:t>
      </w:r>
      <w:r w:rsidR="008F139E" w:rsidRPr="00D8100D">
        <w:rPr>
          <w:color w:val="2B579A"/>
          <w:shd w:val="clear" w:color="auto" w:fill="E6E6E6"/>
        </w:rPr>
        <w:fldChar w:fldCharType="begin"/>
      </w:r>
      <w:r w:rsidR="008F139E">
        <w:instrText xml:space="preserve"> REF _Ref166680182 \h  \* MERGEFORMAT </w:instrText>
      </w:r>
      <w:r w:rsidR="008F139E" w:rsidRPr="00D8100D">
        <w:rPr>
          <w:color w:val="2B579A"/>
          <w:shd w:val="clear" w:color="auto" w:fill="E6E6E6"/>
        </w:rPr>
      </w:r>
      <w:r w:rsidR="008F139E" w:rsidRPr="00D8100D">
        <w:rPr>
          <w:color w:val="2B579A"/>
          <w:shd w:val="clear" w:color="auto" w:fill="E6E6E6"/>
        </w:rPr>
        <w:fldChar w:fldCharType="separate"/>
      </w:r>
      <w:r w:rsidR="00834090">
        <w:t xml:space="preserve">Table </w:t>
      </w:r>
      <w:r w:rsidR="00834090">
        <w:rPr>
          <w:noProof/>
        </w:rPr>
        <w:t>4</w:t>
      </w:r>
      <w:r w:rsidR="008F139E" w:rsidRPr="00D8100D">
        <w:rPr>
          <w:color w:val="2B579A"/>
          <w:shd w:val="clear" w:color="auto" w:fill="E6E6E6"/>
        </w:rPr>
        <w:fldChar w:fldCharType="end"/>
      </w:r>
      <w:r w:rsidR="00CB5DCE">
        <w:t>. O</w:t>
      </w:r>
      <w:r w:rsidR="008F139E">
        <w:t>ptimal performance is given by the empirical fits to the data.</w:t>
      </w:r>
      <w:r>
        <w:t xml:space="preserve"> </w:t>
      </w:r>
      <w:r w:rsidR="008F139E">
        <w:t xml:space="preserve">Worst case performance is given by the </w:t>
      </w:r>
      <w:r w:rsidR="008F139E" w:rsidRPr="001E2AC4">
        <w:rPr>
          <w:i/>
          <w:iCs/>
        </w:rPr>
        <w:t>y</w:t>
      </w:r>
      <w:r w:rsidR="008F139E">
        <w:t>-</w:t>
      </w:r>
      <w:r w:rsidR="008F139E">
        <w:lastRenderedPageBreak/>
        <w:t xml:space="preserve">randomized measured data. </w:t>
      </w:r>
      <w:r w:rsidR="00F72701">
        <w:t xml:space="preserve">Performance of HTTK using the </w:t>
      </w:r>
      <w:r w:rsidR="00E162F6" w:rsidRPr="00E162F6">
        <w:rPr>
          <w:i/>
        </w:rPr>
        <w:t>in vitro</w:t>
      </w:r>
      <w:r w:rsidR="00F72701">
        <w:t xml:space="preserve"> measured parameters is closer to the </w:t>
      </w:r>
      <w:r w:rsidR="00F72701" w:rsidRPr="001E2AC4">
        <w:rPr>
          <w:i/>
          <w:iCs/>
        </w:rPr>
        <w:t>y</w:t>
      </w:r>
      <w:r w:rsidR="00F72701">
        <w:t xml:space="preserve">-randomization than the </w:t>
      </w:r>
      <w:r w:rsidR="00E162F6" w:rsidRPr="00E162F6">
        <w:rPr>
          <w:i/>
          <w:iCs/>
        </w:rPr>
        <w:t>in vivo</w:t>
      </w:r>
      <w:r w:rsidR="00F72701">
        <w:t xml:space="preserve"> fits – RMSLE of 1.2 indicates slightly more than a factor of ten on average.</w:t>
      </w:r>
    </w:p>
    <w:p w14:paraId="3F7FC354" w14:textId="77777777" w:rsidR="00DE6BAD" w:rsidRDefault="00DE6BAD" w:rsidP="00BC60D9"/>
    <w:p w14:paraId="377065D9" w14:textId="3EE6F905" w:rsidR="007E0E78" w:rsidRDefault="007E0E78" w:rsidP="007702F8">
      <w:pPr>
        <w:pStyle w:val="Caption"/>
      </w:pPr>
      <w:bookmarkStart w:id="65" w:name="_Ref166680182"/>
      <w:r>
        <w:t xml:space="preserve">Table </w:t>
      </w:r>
      <w:r>
        <w:fldChar w:fldCharType="begin"/>
      </w:r>
      <w:r>
        <w:instrText xml:space="preserve"> SEQ Table \* ARABIC </w:instrText>
      </w:r>
      <w:r>
        <w:fldChar w:fldCharType="separate"/>
      </w:r>
      <w:r w:rsidR="00834090">
        <w:rPr>
          <w:noProof/>
        </w:rPr>
        <w:t>4</w:t>
      </w:r>
      <w:r>
        <w:rPr>
          <w:noProof/>
        </w:rPr>
        <w:fldChar w:fldCharType="end"/>
      </w:r>
      <w:bookmarkEnd w:id="65"/>
      <w:r>
        <w:rPr>
          <w:noProof/>
        </w:rPr>
        <w:t xml:space="preserve"> Level 2</w:t>
      </w:r>
      <w:r>
        <w:t xml:space="preserve"> Analysis of predictions based on empirical model fits and a PBPK model (“HTTK”) parameterized with chemical specific values either measured </w:t>
      </w:r>
      <w:r w:rsidRPr="00E162F6">
        <w:t>in vitro</w:t>
      </w:r>
      <w:r>
        <w:t xml:space="preserve"> (“HTTK-InVitro”) or predicted with various QSPRs. RMSLE was first calculated on a per chemical basis and then averaged across chemicals. The number of chemicals in each calculation is given in parentheses. The four sets of chemicals refer to those with </w:t>
      </w:r>
      <w:r w:rsidRPr="00E162F6">
        <w:t>in vitro</w:t>
      </w:r>
      <w:r>
        <w:t xml:space="preserve"> HTTK parameters (“</w:t>
      </w:r>
      <w:r w:rsidRPr="00E162F6">
        <w:t>In vitro</w:t>
      </w:r>
      <w:r>
        <w:t xml:space="preserve">”), those without </w:t>
      </w:r>
      <w:r w:rsidRPr="00E162F6">
        <w:t>in vitro</w:t>
      </w:r>
      <w:r>
        <w:t xml:space="preserve"> HTTK parameters (“No </w:t>
      </w:r>
      <w:r w:rsidRPr="00E162F6">
        <w:t>In vitro</w:t>
      </w:r>
      <w:r>
        <w:t>”), those chemicals for which all QSPRs could make predictions, and the maximum number of predictions available for each chemical.</w:t>
      </w:r>
      <w:r w:rsidR="008D0B87">
        <w:t xml:space="preserve"> </w:t>
      </w:r>
      <w:r>
        <w:t xml:space="preserve">“HTTK-YRandom” indicates the HTTK PBPK model parameterized with a random permutation of the </w:t>
      </w:r>
      <w:r w:rsidRPr="00E162F6">
        <w:t>in vitro</w:t>
      </w:r>
      <w:r>
        <w:t xml:space="preserve"> data.</w:t>
      </w:r>
    </w:p>
    <w:tbl>
      <w:tblPr>
        <w:tblStyle w:val="TableGrid"/>
        <w:tblW w:w="9504" w:type="dxa"/>
        <w:tblLayout w:type="fixed"/>
        <w:tblLook w:val="04A0" w:firstRow="1" w:lastRow="0" w:firstColumn="1" w:lastColumn="0" w:noHBand="0" w:noVBand="1"/>
      </w:tblPr>
      <w:tblGrid>
        <w:gridCol w:w="1008"/>
        <w:gridCol w:w="1008"/>
        <w:gridCol w:w="1008"/>
        <w:gridCol w:w="1008"/>
        <w:gridCol w:w="1008"/>
        <w:gridCol w:w="1152"/>
        <w:gridCol w:w="1152"/>
        <w:gridCol w:w="1008"/>
        <w:gridCol w:w="1152"/>
      </w:tblGrid>
      <w:tr w:rsidR="007E0E78" w:rsidRPr="00047FA1" w14:paraId="6DE94107" w14:textId="77777777" w:rsidTr="008A000F">
        <w:trPr>
          <w:trHeight w:val="290"/>
        </w:trPr>
        <w:tc>
          <w:tcPr>
            <w:tcW w:w="1008" w:type="dxa"/>
            <w:noWrap/>
            <w:hideMark/>
          </w:tcPr>
          <w:p w14:paraId="6DFFF7EB" w14:textId="77777777" w:rsidR="007E0E78" w:rsidRPr="00047FA1" w:rsidRDefault="007E0E78" w:rsidP="008A000F"/>
        </w:tc>
        <w:tc>
          <w:tcPr>
            <w:tcW w:w="1008" w:type="dxa"/>
            <w:noWrap/>
            <w:hideMark/>
          </w:tcPr>
          <w:p w14:paraId="0FD6D428" w14:textId="0A746D7E" w:rsidR="007E0E78" w:rsidRPr="001E2AC4" w:rsidRDefault="00ED493C" w:rsidP="008A000F">
            <w:r>
              <w:t>HT-PBTK</w:t>
            </w:r>
            <w:r w:rsidR="007E0E78" w:rsidRPr="001E2AC4">
              <w:t>-InVitro</w:t>
            </w:r>
          </w:p>
        </w:tc>
        <w:tc>
          <w:tcPr>
            <w:tcW w:w="1008" w:type="dxa"/>
            <w:noWrap/>
            <w:hideMark/>
          </w:tcPr>
          <w:p w14:paraId="3F95B7A8" w14:textId="216AEC1E" w:rsidR="007E0E78" w:rsidRPr="001E2AC4" w:rsidRDefault="00ED493C" w:rsidP="008A000F">
            <w:r>
              <w:t>HT-PBTK</w:t>
            </w:r>
            <w:r w:rsidR="007E0E78" w:rsidRPr="001E2AC4">
              <w:t>-</w:t>
            </w:r>
            <w:r w:rsidR="007E0E78">
              <w:t>ADMET</w:t>
            </w:r>
          </w:p>
        </w:tc>
        <w:tc>
          <w:tcPr>
            <w:tcW w:w="1008" w:type="dxa"/>
            <w:noWrap/>
            <w:hideMark/>
          </w:tcPr>
          <w:p w14:paraId="6DB3798D" w14:textId="3EA52E2B" w:rsidR="007E0E78" w:rsidRPr="001E2AC4" w:rsidRDefault="00ED493C" w:rsidP="008A000F">
            <w:r>
              <w:t>HT-PBTK</w:t>
            </w:r>
            <w:r w:rsidR="007E0E78" w:rsidRPr="001E2AC4">
              <w:t>-Dawson</w:t>
            </w:r>
          </w:p>
        </w:tc>
        <w:tc>
          <w:tcPr>
            <w:tcW w:w="1008" w:type="dxa"/>
            <w:noWrap/>
            <w:hideMark/>
          </w:tcPr>
          <w:p w14:paraId="194B080B" w14:textId="42E41DCC" w:rsidR="007E0E78" w:rsidRPr="001E2AC4" w:rsidRDefault="00ED493C" w:rsidP="008A000F">
            <w:r>
              <w:t>HT-PBTK</w:t>
            </w:r>
            <w:r w:rsidR="007E0E78" w:rsidRPr="001E2AC4">
              <w:t>-Pradeep</w:t>
            </w:r>
          </w:p>
        </w:tc>
        <w:tc>
          <w:tcPr>
            <w:tcW w:w="1152" w:type="dxa"/>
            <w:noWrap/>
            <w:hideMark/>
          </w:tcPr>
          <w:p w14:paraId="6E803E2C" w14:textId="7E87D27F" w:rsidR="007E0E78" w:rsidRPr="001E2AC4" w:rsidRDefault="00ED493C" w:rsidP="008A000F">
            <w:r>
              <w:t>HT-PBTK</w:t>
            </w:r>
            <w:r w:rsidR="007E0E78" w:rsidRPr="001E2AC4">
              <w:t>-OPERA</w:t>
            </w:r>
          </w:p>
        </w:tc>
        <w:tc>
          <w:tcPr>
            <w:tcW w:w="1152" w:type="dxa"/>
            <w:noWrap/>
            <w:hideMark/>
          </w:tcPr>
          <w:p w14:paraId="48DE1652" w14:textId="028C7183" w:rsidR="007E0E78" w:rsidRPr="001E2AC4" w:rsidRDefault="00ED493C" w:rsidP="008A000F">
            <w:r>
              <w:t>HT-PBTK</w:t>
            </w:r>
            <w:r w:rsidR="007E0E78" w:rsidRPr="001E2AC4">
              <w:t>-Consensus</w:t>
            </w:r>
          </w:p>
        </w:tc>
        <w:tc>
          <w:tcPr>
            <w:tcW w:w="1008" w:type="dxa"/>
            <w:noWrap/>
            <w:hideMark/>
          </w:tcPr>
          <w:p w14:paraId="0B0B16D8" w14:textId="42A7C622" w:rsidR="007E0E78" w:rsidRPr="001E2AC4" w:rsidRDefault="00ED493C" w:rsidP="008A000F">
            <w:r>
              <w:t>HT-PBTK</w:t>
            </w:r>
            <w:r w:rsidR="007E0E78" w:rsidRPr="001E2AC4">
              <w:t>-YRandom</w:t>
            </w:r>
          </w:p>
        </w:tc>
        <w:tc>
          <w:tcPr>
            <w:tcW w:w="1152" w:type="dxa"/>
            <w:noWrap/>
            <w:hideMark/>
          </w:tcPr>
          <w:p w14:paraId="437801C8" w14:textId="77777777" w:rsidR="007E0E78" w:rsidRPr="001E2AC4" w:rsidRDefault="007E0E78" w:rsidP="008A000F">
            <w:r w:rsidRPr="00E162F6">
              <w:rPr>
                <w:i/>
              </w:rPr>
              <w:t>In vivo</w:t>
            </w:r>
            <w:r w:rsidRPr="001E2AC4">
              <w:t xml:space="preserve"> Fits</w:t>
            </w:r>
          </w:p>
        </w:tc>
      </w:tr>
      <w:tr w:rsidR="00442513" w:rsidRPr="00047FA1" w14:paraId="5FD86ADD" w14:textId="77777777" w:rsidTr="008A000F">
        <w:trPr>
          <w:trHeight w:val="290"/>
        </w:trPr>
        <w:tc>
          <w:tcPr>
            <w:tcW w:w="1008" w:type="dxa"/>
            <w:noWrap/>
            <w:hideMark/>
          </w:tcPr>
          <w:p w14:paraId="28708E8C" w14:textId="77777777" w:rsidR="00442513" w:rsidRPr="001E2AC4" w:rsidRDefault="00442513" w:rsidP="00442513">
            <w:r w:rsidRPr="00E162F6">
              <w:rPr>
                <w:i/>
              </w:rPr>
              <w:t>In vitro</w:t>
            </w:r>
            <w:r w:rsidRPr="001E2AC4">
              <w:t xml:space="preserve"> </w:t>
            </w:r>
          </w:p>
        </w:tc>
        <w:tc>
          <w:tcPr>
            <w:tcW w:w="1008" w:type="dxa"/>
            <w:noWrap/>
            <w:vAlign w:val="bottom"/>
            <w:hideMark/>
          </w:tcPr>
          <w:p w14:paraId="01196502" w14:textId="20027677" w:rsidR="00442513" w:rsidRPr="001E2AC4" w:rsidRDefault="00442513" w:rsidP="00442513">
            <w:pPr>
              <w:rPr>
                <w:sz w:val="18"/>
                <w:szCs w:val="18"/>
              </w:rPr>
            </w:pPr>
            <w:r>
              <w:rPr>
                <w:rFonts w:ascii="Calibri" w:hAnsi="Calibri" w:cs="Calibri"/>
                <w:color w:val="000000"/>
              </w:rPr>
              <w:t>1.2 (58)</w:t>
            </w:r>
          </w:p>
        </w:tc>
        <w:tc>
          <w:tcPr>
            <w:tcW w:w="1008" w:type="dxa"/>
            <w:noWrap/>
            <w:vAlign w:val="bottom"/>
            <w:hideMark/>
          </w:tcPr>
          <w:p w14:paraId="4644B087" w14:textId="7AB29CF7" w:rsidR="00442513" w:rsidRPr="001E2AC4" w:rsidRDefault="00442513" w:rsidP="00442513">
            <w:pPr>
              <w:rPr>
                <w:sz w:val="18"/>
                <w:szCs w:val="18"/>
              </w:rPr>
            </w:pPr>
            <w:r>
              <w:rPr>
                <w:rFonts w:ascii="Calibri" w:hAnsi="Calibri" w:cs="Calibri"/>
                <w:color w:val="000000"/>
              </w:rPr>
              <w:t>1.3 (45)</w:t>
            </w:r>
          </w:p>
        </w:tc>
        <w:tc>
          <w:tcPr>
            <w:tcW w:w="1008" w:type="dxa"/>
            <w:noWrap/>
            <w:vAlign w:val="bottom"/>
            <w:hideMark/>
          </w:tcPr>
          <w:p w14:paraId="54350ABA" w14:textId="7FE898FC" w:rsidR="00442513" w:rsidRPr="001E2AC4" w:rsidRDefault="00442513" w:rsidP="00442513">
            <w:pPr>
              <w:rPr>
                <w:sz w:val="18"/>
                <w:szCs w:val="18"/>
              </w:rPr>
            </w:pPr>
            <w:r>
              <w:rPr>
                <w:rFonts w:ascii="Calibri" w:hAnsi="Calibri" w:cs="Calibri"/>
                <w:color w:val="000000"/>
              </w:rPr>
              <w:t>1.3 (43)</w:t>
            </w:r>
          </w:p>
        </w:tc>
        <w:tc>
          <w:tcPr>
            <w:tcW w:w="1008" w:type="dxa"/>
            <w:noWrap/>
            <w:vAlign w:val="bottom"/>
            <w:hideMark/>
          </w:tcPr>
          <w:p w14:paraId="11E96527" w14:textId="12BFEDF2" w:rsidR="00442513" w:rsidRPr="001E2AC4" w:rsidRDefault="00442513" w:rsidP="00442513">
            <w:pPr>
              <w:rPr>
                <w:sz w:val="18"/>
                <w:szCs w:val="18"/>
              </w:rPr>
            </w:pPr>
            <w:r>
              <w:rPr>
                <w:rFonts w:ascii="Calibri" w:hAnsi="Calibri" w:cs="Calibri"/>
                <w:color w:val="000000"/>
              </w:rPr>
              <w:t>1.3 (38)</w:t>
            </w:r>
          </w:p>
        </w:tc>
        <w:tc>
          <w:tcPr>
            <w:tcW w:w="1152" w:type="dxa"/>
            <w:noWrap/>
            <w:vAlign w:val="bottom"/>
            <w:hideMark/>
          </w:tcPr>
          <w:p w14:paraId="41DA4C01" w14:textId="00F41E94" w:rsidR="00442513" w:rsidRPr="001E2AC4" w:rsidRDefault="00442513" w:rsidP="00442513">
            <w:pPr>
              <w:rPr>
                <w:sz w:val="18"/>
                <w:szCs w:val="18"/>
              </w:rPr>
            </w:pPr>
            <w:r>
              <w:rPr>
                <w:rFonts w:ascii="Calibri" w:hAnsi="Calibri" w:cs="Calibri"/>
                <w:color w:val="000000"/>
              </w:rPr>
              <w:t>1.2 (34)</w:t>
            </w:r>
          </w:p>
        </w:tc>
        <w:tc>
          <w:tcPr>
            <w:tcW w:w="1152" w:type="dxa"/>
            <w:noWrap/>
            <w:vAlign w:val="bottom"/>
            <w:hideMark/>
          </w:tcPr>
          <w:p w14:paraId="6EA29D19" w14:textId="7F4FCED3" w:rsidR="00442513" w:rsidRPr="001E2AC4" w:rsidRDefault="00442513" w:rsidP="00442513">
            <w:pPr>
              <w:rPr>
                <w:sz w:val="18"/>
                <w:szCs w:val="18"/>
              </w:rPr>
            </w:pPr>
            <w:r>
              <w:rPr>
                <w:rFonts w:ascii="Calibri" w:hAnsi="Calibri" w:cs="Calibri"/>
                <w:color w:val="000000"/>
              </w:rPr>
              <w:t>1.1 (58)</w:t>
            </w:r>
          </w:p>
        </w:tc>
        <w:tc>
          <w:tcPr>
            <w:tcW w:w="1008" w:type="dxa"/>
            <w:noWrap/>
            <w:vAlign w:val="bottom"/>
            <w:hideMark/>
          </w:tcPr>
          <w:p w14:paraId="6F71C702" w14:textId="2A6F5009" w:rsidR="00442513" w:rsidRPr="001E2AC4" w:rsidRDefault="00442513" w:rsidP="00442513">
            <w:pPr>
              <w:rPr>
                <w:sz w:val="18"/>
                <w:szCs w:val="18"/>
              </w:rPr>
            </w:pPr>
            <w:r>
              <w:rPr>
                <w:rFonts w:ascii="Calibri" w:hAnsi="Calibri" w:cs="Calibri"/>
                <w:color w:val="000000"/>
              </w:rPr>
              <w:t>1.4 (58)</w:t>
            </w:r>
          </w:p>
        </w:tc>
        <w:tc>
          <w:tcPr>
            <w:tcW w:w="1152" w:type="dxa"/>
            <w:noWrap/>
            <w:vAlign w:val="bottom"/>
            <w:hideMark/>
          </w:tcPr>
          <w:p w14:paraId="7AEC8C89" w14:textId="383ED1FE" w:rsidR="00442513" w:rsidRPr="001E2AC4" w:rsidRDefault="00442513" w:rsidP="00442513">
            <w:pPr>
              <w:rPr>
                <w:sz w:val="18"/>
                <w:szCs w:val="18"/>
              </w:rPr>
            </w:pPr>
            <w:r>
              <w:rPr>
                <w:rFonts w:ascii="Calibri" w:hAnsi="Calibri" w:cs="Calibri"/>
                <w:color w:val="000000"/>
              </w:rPr>
              <w:t>0.65 (50)</w:t>
            </w:r>
          </w:p>
        </w:tc>
      </w:tr>
      <w:tr w:rsidR="00442513" w:rsidRPr="00047FA1" w14:paraId="6BEC7310" w14:textId="77777777" w:rsidTr="008A000F">
        <w:trPr>
          <w:trHeight w:val="290"/>
        </w:trPr>
        <w:tc>
          <w:tcPr>
            <w:tcW w:w="1008" w:type="dxa"/>
            <w:noWrap/>
            <w:hideMark/>
          </w:tcPr>
          <w:p w14:paraId="0C888D4F" w14:textId="77777777" w:rsidR="00442513" w:rsidRPr="001E2AC4" w:rsidRDefault="00442513" w:rsidP="00442513">
            <w:r w:rsidRPr="001E2AC4">
              <w:t xml:space="preserve">No </w:t>
            </w:r>
            <w:r w:rsidRPr="00E162F6">
              <w:rPr>
                <w:i/>
              </w:rPr>
              <w:t>In vitro</w:t>
            </w:r>
            <w:r w:rsidRPr="001E2AC4">
              <w:t xml:space="preserve"> </w:t>
            </w:r>
          </w:p>
        </w:tc>
        <w:tc>
          <w:tcPr>
            <w:tcW w:w="1008" w:type="dxa"/>
            <w:noWrap/>
            <w:vAlign w:val="bottom"/>
            <w:hideMark/>
          </w:tcPr>
          <w:p w14:paraId="6DA1CE30" w14:textId="052A56DB" w:rsidR="00442513" w:rsidRPr="001E2AC4" w:rsidRDefault="00442513" w:rsidP="00442513">
            <w:r>
              <w:rPr>
                <w:rFonts w:ascii="Calibri" w:hAnsi="Calibri" w:cs="Calibri"/>
                <w:color w:val="000000"/>
              </w:rPr>
              <w:t>NA (0)</w:t>
            </w:r>
          </w:p>
        </w:tc>
        <w:tc>
          <w:tcPr>
            <w:tcW w:w="1008" w:type="dxa"/>
            <w:noWrap/>
            <w:vAlign w:val="bottom"/>
            <w:hideMark/>
          </w:tcPr>
          <w:p w14:paraId="736FF401" w14:textId="366FDDAD" w:rsidR="00442513" w:rsidRPr="001E2AC4" w:rsidRDefault="00442513" w:rsidP="00442513">
            <w:pPr>
              <w:rPr>
                <w:sz w:val="18"/>
                <w:szCs w:val="18"/>
              </w:rPr>
            </w:pPr>
            <w:r>
              <w:rPr>
                <w:rFonts w:ascii="Calibri" w:hAnsi="Calibri" w:cs="Calibri"/>
                <w:color w:val="000000"/>
              </w:rPr>
              <w:t>1.2 (18)</w:t>
            </w:r>
          </w:p>
        </w:tc>
        <w:tc>
          <w:tcPr>
            <w:tcW w:w="1008" w:type="dxa"/>
            <w:noWrap/>
            <w:vAlign w:val="bottom"/>
            <w:hideMark/>
          </w:tcPr>
          <w:p w14:paraId="28F0D236" w14:textId="6D6B6977" w:rsidR="00442513" w:rsidRPr="001E2AC4" w:rsidRDefault="00442513" w:rsidP="00442513">
            <w:pPr>
              <w:rPr>
                <w:sz w:val="18"/>
                <w:szCs w:val="18"/>
              </w:rPr>
            </w:pPr>
            <w:r>
              <w:rPr>
                <w:rFonts w:ascii="Calibri" w:hAnsi="Calibri" w:cs="Calibri"/>
                <w:color w:val="000000"/>
              </w:rPr>
              <w:t>1.1 (15)</w:t>
            </w:r>
          </w:p>
        </w:tc>
        <w:tc>
          <w:tcPr>
            <w:tcW w:w="1008" w:type="dxa"/>
            <w:noWrap/>
            <w:vAlign w:val="bottom"/>
            <w:hideMark/>
          </w:tcPr>
          <w:p w14:paraId="39BD213B" w14:textId="1384A033" w:rsidR="00442513" w:rsidRPr="001E2AC4" w:rsidRDefault="00442513" w:rsidP="00442513">
            <w:pPr>
              <w:rPr>
                <w:sz w:val="18"/>
                <w:szCs w:val="18"/>
              </w:rPr>
            </w:pPr>
            <w:r>
              <w:rPr>
                <w:rFonts w:ascii="Calibri" w:hAnsi="Calibri" w:cs="Calibri"/>
                <w:color w:val="000000"/>
              </w:rPr>
              <w:t>1.1 (15)</w:t>
            </w:r>
          </w:p>
        </w:tc>
        <w:tc>
          <w:tcPr>
            <w:tcW w:w="1152" w:type="dxa"/>
            <w:noWrap/>
            <w:vAlign w:val="bottom"/>
            <w:hideMark/>
          </w:tcPr>
          <w:p w14:paraId="27B0B671" w14:textId="1301F8B4" w:rsidR="00442513" w:rsidRPr="001E2AC4" w:rsidRDefault="00442513" w:rsidP="00442513">
            <w:pPr>
              <w:rPr>
                <w:sz w:val="18"/>
                <w:szCs w:val="18"/>
              </w:rPr>
            </w:pPr>
            <w:r>
              <w:rPr>
                <w:rFonts w:ascii="Calibri" w:hAnsi="Calibri" w:cs="Calibri"/>
                <w:color w:val="000000"/>
              </w:rPr>
              <w:t>0.84 (23)</w:t>
            </w:r>
          </w:p>
        </w:tc>
        <w:tc>
          <w:tcPr>
            <w:tcW w:w="1152" w:type="dxa"/>
            <w:noWrap/>
            <w:vAlign w:val="bottom"/>
            <w:hideMark/>
          </w:tcPr>
          <w:p w14:paraId="4153D701" w14:textId="45D45E09" w:rsidR="00442513" w:rsidRPr="001E2AC4" w:rsidRDefault="00442513" w:rsidP="00442513">
            <w:pPr>
              <w:rPr>
                <w:sz w:val="18"/>
                <w:szCs w:val="18"/>
              </w:rPr>
            </w:pPr>
            <w:r>
              <w:rPr>
                <w:rFonts w:ascii="Calibri" w:hAnsi="Calibri" w:cs="Calibri"/>
                <w:color w:val="000000"/>
              </w:rPr>
              <w:t>0.93 (30)</w:t>
            </w:r>
          </w:p>
        </w:tc>
        <w:tc>
          <w:tcPr>
            <w:tcW w:w="1008" w:type="dxa"/>
            <w:noWrap/>
            <w:vAlign w:val="bottom"/>
            <w:hideMark/>
          </w:tcPr>
          <w:p w14:paraId="486C25EB" w14:textId="48B04733" w:rsidR="00442513" w:rsidRPr="001E2AC4" w:rsidRDefault="00442513" w:rsidP="00442513">
            <w:pPr>
              <w:rPr>
                <w:sz w:val="18"/>
                <w:szCs w:val="18"/>
              </w:rPr>
            </w:pPr>
            <w:r>
              <w:rPr>
                <w:rFonts w:ascii="Calibri" w:hAnsi="Calibri" w:cs="Calibri"/>
                <w:color w:val="000000"/>
              </w:rPr>
              <w:t>1.2 (33)</w:t>
            </w:r>
          </w:p>
        </w:tc>
        <w:tc>
          <w:tcPr>
            <w:tcW w:w="1152" w:type="dxa"/>
            <w:noWrap/>
            <w:vAlign w:val="bottom"/>
            <w:hideMark/>
          </w:tcPr>
          <w:p w14:paraId="77F77911" w14:textId="2B94F283" w:rsidR="00442513" w:rsidRPr="001E2AC4" w:rsidRDefault="00442513" w:rsidP="00442513">
            <w:pPr>
              <w:rPr>
                <w:sz w:val="18"/>
                <w:szCs w:val="18"/>
              </w:rPr>
            </w:pPr>
            <w:r>
              <w:rPr>
                <w:rFonts w:ascii="Calibri" w:hAnsi="Calibri" w:cs="Calibri"/>
                <w:color w:val="000000"/>
              </w:rPr>
              <w:t>0.73 (30)</w:t>
            </w:r>
          </w:p>
        </w:tc>
      </w:tr>
      <w:tr w:rsidR="00442513" w:rsidRPr="00047FA1" w14:paraId="697F2F27" w14:textId="77777777" w:rsidTr="008A000F">
        <w:trPr>
          <w:trHeight w:val="290"/>
        </w:trPr>
        <w:tc>
          <w:tcPr>
            <w:tcW w:w="1008" w:type="dxa"/>
            <w:noWrap/>
            <w:hideMark/>
          </w:tcPr>
          <w:p w14:paraId="6907309C" w14:textId="77777777" w:rsidR="00442513" w:rsidRPr="001E2AC4" w:rsidRDefault="00442513" w:rsidP="00442513">
            <w:r w:rsidRPr="001E2AC4">
              <w:t xml:space="preserve">QSPR Intersection </w:t>
            </w:r>
          </w:p>
        </w:tc>
        <w:tc>
          <w:tcPr>
            <w:tcW w:w="1008" w:type="dxa"/>
            <w:noWrap/>
            <w:vAlign w:val="bottom"/>
            <w:hideMark/>
          </w:tcPr>
          <w:p w14:paraId="53E0BDFE" w14:textId="03245185" w:rsidR="00442513" w:rsidRPr="001E2AC4" w:rsidRDefault="00442513" w:rsidP="00442513">
            <w:pPr>
              <w:rPr>
                <w:sz w:val="18"/>
                <w:szCs w:val="18"/>
              </w:rPr>
            </w:pPr>
            <w:r>
              <w:rPr>
                <w:rFonts w:ascii="Calibri" w:hAnsi="Calibri" w:cs="Calibri"/>
                <w:color w:val="000000"/>
              </w:rPr>
              <w:t>1.4 (17)</w:t>
            </w:r>
          </w:p>
        </w:tc>
        <w:tc>
          <w:tcPr>
            <w:tcW w:w="1008" w:type="dxa"/>
            <w:noWrap/>
            <w:vAlign w:val="bottom"/>
            <w:hideMark/>
          </w:tcPr>
          <w:p w14:paraId="6FE593A2" w14:textId="02596927" w:rsidR="00442513" w:rsidRPr="001E2AC4" w:rsidRDefault="00442513" w:rsidP="00442513">
            <w:pPr>
              <w:rPr>
                <w:sz w:val="18"/>
                <w:szCs w:val="18"/>
              </w:rPr>
            </w:pPr>
            <w:r>
              <w:rPr>
                <w:rFonts w:ascii="Calibri" w:hAnsi="Calibri" w:cs="Calibri"/>
                <w:color w:val="000000"/>
              </w:rPr>
              <w:t>1.4 (23)</w:t>
            </w:r>
          </w:p>
        </w:tc>
        <w:tc>
          <w:tcPr>
            <w:tcW w:w="1008" w:type="dxa"/>
            <w:noWrap/>
            <w:vAlign w:val="bottom"/>
            <w:hideMark/>
          </w:tcPr>
          <w:p w14:paraId="555DB04D" w14:textId="6122F3CC" w:rsidR="00442513" w:rsidRPr="001E2AC4" w:rsidRDefault="00442513" w:rsidP="00442513">
            <w:pPr>
              <w:rPr>
                <w:sz w:val="18"/>
                <w:szCs w:val="18"/>
              </w:rPr>
            </w:pPr>
            <w:r>
              <w:rPr>
                <w:rFonts w:ascii="Calibri" w:hAnsi="Calibri" w:cs="Calibri"/>
                <w:color w:val="000000"/>
              </w:rPr>
              <w:t>1.3 (23)</w:t>
            </w:r>
          </w:p>
        </w:tc>
        <w:tc>
          <w:tcPr>
            <w:tcW w:w="1008" w:type="dxa"/>
            <w:noWrap/>
            <w:vAlign w:val="bottom"/>
            <w:hideMark/>
          </w:tcPr>
          <w:p w14:paraId="06415CF5" w14:textId="4E937934" w:rsidR="00442513" w:rsidRPr="001E2AC4" w:rsidRDefault="00442513" w:rsidP="00442513">
            <w:pPr>
              <w:rPr>
                <w:sz w:val="18"/>
                <w:szCs w:val="18"/>
              </w:rPr>
            </w:pPr>
            <w:r>
              <w:rPr>
                <w:rFonts w:ascii="Calibri" w:hAnsi="Calibri" w:cs="Calibri"/>
                <w:color w:val="000000"/>
              </w:rPr>
              <w:t>1.3 (23)</w:t>
            </w:r>
          </w:p>
        </w:tc>
        <w:tc>
          <w:tcPr>
            <w:tcW w:w="1152" w:type="dxa"/>
            <w:noWrap/>
            <w:vAlign w:val="bottom"/>
            <w:hideMark/>
          </w:tcPr>
          <w:p w14:paraId="1497D476" w14:textId="5A16F881" w:rsidR="00442513" w:rsidRPr="001E2AC4" w:rsidRDefault="00442513" w:rsidP="00442513">
            <w:pPr>
              <w:rPr>
                <w:sz w:val="18"/>
                <w:szCs w:val="18"/>
              </w:rPr>
            </w:pPr>
            <w:r>
              <w:rPr>
                <w:rFonts w:ascii="Calibri" w:hAnsi="Calibri" w:cs="Calibri"/>
                <w:color w:val="000000"/>
              </w:rPr>
              <w:t>1.3 (23)</w:t>
            </w:r>
          </w:p>
        </w:tc>
        <w:tc>
          <w:tcPr>
            <w:tcW w:w="1152" w:type="dxa"/>
            <w:noWrap/>
            <w:vAlign w:val="bottom"/>
            <w:hideMark/>
          </w:tcPr>
          <w:p w14:paraId="1FBE61D9" w14:textId="750F8198" w:rsidR="00442513" w:rsidRPr="001E2AC4" w:rsidRDefault="00442513" w:rsidP="00442513">
            <w:pPr>
              <w:rPr>
                <w:sz w:val="18"/>
                <w:szCs w:val="18"/>
              </w:rPr>
            </w:pPr>
            <w:r>
              <w:rPr>
                <w:rFonts w:ascii="Calibri" w:hAnsi="Calibri" w:cs="Calibri"/>
                <w:color w:val="000000"/>
              </w:rPr>
              <w:t>1.2 (23)</w:t>
            </w:r>
          </w:p>
        </w:tc>
        <w:tc>
          <w:tcPr>
            <w:tcW w:w="1008" w:type="dxa"/>
            <w:noWrap/>
            <w:vAlign w:val="bottom"/>
            <w:hideMark/>
          </w:tcPr>
          <w:p w14:paraId="65BC9766" w14:textId="61828FCE" w:rsidR="00442513" w:rsidRPr="001E2AC4" w:rsidRDefault="00442513" w:rsidP="00442513">
            <w:pPr>
              <w:rPr>
                <w:sz w:val="18"/>
                <w:szCs w:val="18"/>
              </w:rPr>
            </w:pPr>
            <w:r>
              <w:rPr>
                <w:rFonts w:ascii="Calibri" w:hAnsi="Calibri" w:cs="Calibri"/>
                <w:color w:val="000000"/>
              </w:rPr>
              <w:t>1.4 (23)</w:t>
            </w:r>
          </w:p>
        </w:tc>
        <w:tc>
          <w:tcPr>
            <w:tcW w:w="1152" w:type="dxa"/>
            <w:noWrap/>
            <w:vAlign w:val="bottom"/>
            <w:hideMark/>
          </w:tcPr>
          <w:p w14:paraId="0F090E88" w14:textId="2075A395" w:rsidR="00442513" w:rsidRPr="001E2AC4" w:rsidRDefault="00442513" w:rsidP="00442513">
            <w:pPr>
              <w:rPr>
                <w:sz w:val="18"/>
                <w:szCs w:val="18"/>
              </w:rPr>
            </w:pPr>
            <w:r>
              <w:rPr>
                <w:rFonts w:ascii="Calibri" w:hAnsi="Calibri" w:cs="Calibri"/>
                <w:color w:val="000000"/>
              </w:rPr>
              <w:t>0.58 (20)</w:t>
            </w:r>
          </w:p>
        </w:tc>
      </w:tr>
      <w:tr w:rsidR="00442513" w:rsidRPr="00047FA1" w14:paraId="161F38E3" w14:textId="77777777" w:rsidTr="008A000F">
        <w:trPr>
          <w:trHeight w:val="290"/>
        </w:trPr>
        <w:tc>
          <w:tcPr>
            <w:tcW w:w="1008" w:type="dxa"/>
            <w:noWrap/>
            <w:hideMark/>
          </w:tcPr>
          <w:p w14:paraId="4F40CA67" w14:textId="77777777" w:rsidR="00442513" w:rsidRPr="001E2AC4" w:rsidRDefault="00442513" w:rsidP="00442513">
            <w:r w:rsidRPr="001E2AC4">
              <w:t xml:space="preserve">Maximal </w:t>
            </w:r>
          </w:p>
        </w:tc>
        <w:tc>
          <w:tcPr>
            <w:tcW w:w="1008" w:type="dxa"/>
            <w:noWrap/>
            <w:vAlign w:val="bottom"/>
            <w:hideMark/>
          </w:tcPr>
          <w:p w14:paraId="03A1A617" w14:textId="219218D2" w:rsidR="00442513" w:rsidRPr="001E2AC4" w:rsidRDefault="00442513" w:rsidP="00442513">
            <w:pPr>
              <w:rPr>
                <w:sz w:val="18"/>
                <w:szCs w:val="18"/>
              </w:rPr>
            </w:pPr>
            <w:r>
              <w:rPr>
                <w:rFonts w:ascii="Calibri" w:hAnsi="Calibri" w:cs="Calibri"/>
                <w:color w:val="000000"/>
              </w:rPr>
              <w:t>1.2 (58)</w:t>
            </w:r>
          </w:p>
        </w:tc>
        <w:tc>
          <w:tcPr>
            <w:tcW w:w="1008" w:type="dxa"/>
            <w:noWrap/>
            <w:vAlign w:val="bottom"/>
            <w:hideMark/>
          </w:tcPr>
          <w:p w14:paraId="6B6D7D92" w14:textId="2AF00640" w:rsidR="00442513" w:rsidRPr="001E2AC4" w:rsidRDefault="00442513" w:rsidP="00442513">
            <w:pPr>
              <w:rPr>
                <w:sz w:val="18"/>
                <w:szCs w:val="18"/>
              </w:rPr>
            </w:pPr>
            <w:r>
              <w:rPr>
                <w:rFonts w:ascii="Calibri" w:hAnsi="Calibri" w:cs="Calibri"/>
                <w:color w:val="000000"/>
              </w:rPr>
              <w:t>1.3 (63)</w:t>
            </w:r>
          </w:p>
        </w:tc>
        <w:tc>
          <w:tcPr>
            <w:tcW w:w="1008" w:type="dxa"/>
            <w:noWrap/>
            <w:vAlign w:val="bottom"/>
            <w:hideMark/>
          </w:tcPr>
          <w:p w14:paraId="6277333D" w14:textId="2C3C02E4" w:rsidR="00442513" w:rsidRPr="001E2AC4" w:rsidRDefault="00442513" w:rsidP="00442513">
            <w:pPr>
              <w:rPr>
                <w:sz w:val="18"/>
                <w:szCs w:val="18"/>
              </w:rPr>
            </w:pPr>
            <w:r>
              <w:rPr>
                <w:rFonts w:ascii="Calibri" w:hAnsi="Calibri" w:cs="Calibri"/>
                <w:color w:val="000000"/>
              </w:rPr>
              <w:t>1.3 (58)</w:t>
            </w:r>
          </w:p>
        </w:tc>
        <w:tc>
          <w:tcPr>
            <w:tcW w:w="1008" w:type="dxa"/>
            <w:noWrap/>
            <w:vAlign w:val="bottom"/>
            <w:hideMark/>
          </w:tcPr>
          <w:p w14:paraId="11F585E7" w14:textId="79D55589" w:rsidR="00442513" w:rsidRPr="001E2AC4" w:rsidRDefault="00442513" w:rsidP="00442513">
            <w:pPr>
              <w:rPr>
                <w:sz w:val="18"/>
                <w:szCs w:val="18"/>
              </w:rPr>
            </w:pPr>
            <w:r>
              <w:rPr>
                <w:rFonts w:ascii="Calibri" w:hAnsi="Calibri" w:cs="Calibri"/>
                <w:color w:val="000000"/>
              </w:rPr>
              <w:t>1.3 (53)</w:t>
            </w:r>
          </w:p>
        </w:tc>
        <w:tc>
          <w:tcPr>
            <w:tcW w:w="1152" w:type="dxa"/>
            <w:noWrap/>
            <w:vAlign w:val="bottom"/>
            <w:hideMark/>
          </w:tcPr>
          <w:p w14:paraId="131EA11F" w14:textId="01EA7E62" w:rsidR="00442513" w:rsidRPr="001E2AC4" w:rsidRDefault="00442513" w:rsidP="00442513">
            <w:pPr>
              <w:rPr>
                <w:sz w:val="18"/>
                <w:szCs w:val="18"/>
              </w:rPr>
            </w:pPr>
            <w:r>
              <w:rPr>
                <w:rFonts w:ascii="Calibri" w:hAnsi="Calibri" w:cs="Calibri"/>
                <w:color w:val="000000"/>
              </w:rPr>
              <w:t>1 (57)</w:t>
            </w:r>
          </w:p>
        </w:tc>
        <w:tc>
          <w:tcPr>
            <w:tcW w:w="1152" w:type="dxa"/>
            <w:noWrap/>
            <w:vAlign w:val="bottom"/>
            <w:hideMark/>
          </w:tcPr>
          <w:p w14:paraId="1917F091" w14:textId="266D5ABA" w:rsidR="00442513" w:rsidRPr="001E2AC4" w:rsidRDefault="00442513" w:rsidP="00442513">
            <w:pPr>
              <w:rPr>
                <w:sz w:val="18"/>
                <w:szCs w:val="18"/>
              </w:rPr>
            </w:pPr>
            <w:r>
              <w:rPr>
                <w:rFonts w:ascii="Calibri" w:hAnsi="Calibri" w:cs="Calibri"/>
                <w:color w:val="000000"/>
              </w:rPr>
              <w:t>1.1 (88)</w:t>
            </w:r>
          </w:p>
        </w:tc>
        <w:tc>
          <w:tcPr>
            <w:tcW w:w="1008" w:type="dxa"/>
            <w:noWrap/>
            <w:vAlign w:val="bottom"/>
            <w:hideMark/>
          </w:tcPr>
          <w:p w14:paraId="46749709" w14:textId="0F2789CA" w:rsidR="00442513" w:rsidRPr="001E2AC4" w:rsidRDefault="00442513" w:rsidP="00442513">
            <w:pPr>
              <w:rPr>
                <w:sz w:val="18"/>
                <w:szCs w:val="18"/>
              </w:rPr>
            </w:pPr>
            <w:r>
              <w:rPr>
                <w:rFonts w:ascii="Calibri" w:hAnsi="Calibri" w:cs="Calibri"/>
                <w:color w:val="000000"/>
              </w:rPr>
              <w:t>1.3 (91)</w:t>
            </w:r>
          </w:p>
        </w:tc>
        <w:tc>
          <w:tcPr>
            <w:tcW w:w="1152" w:type="dxa"/>
            <w:noWrap/>
            <w:vAlign w:val="bottom"/>
            <w:hideMark/>
          </w:tcPr>
          <w:p w14:paraId="01D2FC21" w14:textId="28142F3C" w:rsidR="00442513" w:rsidRPr="001E2AC4" w:rsidRDefault="00442513" w:rsidP="00442513">
            <w:pPr>
              <w:rPr>
                <w:sz w:val="18"/>
                <w:szCs w:val="18"/>
              </w:rPr>
            </w:pPr>
            <w:r>
              <w:rPr>
                <w:rFonts w:ascii="Calibri" w:hAnsi="Calibri" w:cs="Calibri"/>
                <w:color w:val="000000"/>
              </w:rPr>
              <w:t>0.68 (80)</w:t>
            </w:r>
          </w:p>
        </w:tc>
      </w:tr>
    </w:tbl>
    <w:p w14:paraId="46D6071A" w14:textId="77777777" w:rsidR="007E0E78" w:rsidRDefault="007E0E78" w:rsidP="007E0E78"/>
    <w:p w14:paraId="38217E5D" w14:textId="77777777" w:rsidR="007E0E78" w:rsidRDefault="007E0E78" w:rsidP="00BC60D9"/>
    <w:p w14:paraId="1B76D8BB" w14:textId="5C1C99BB" w:rsidR="008F139E" w:rsidRDefault="008F139E" w:rsidP="00BC60D9">
      <w:r>
        <w:t xml:space="preserve">The QSPRs perform roughly </w:t>
      </w:r>
      <w:r w:rsidR="00F72701">
        <w:t>equally, with RMSLE generally ranging between 1.1 and 1.3</w:t>
      </w:r>
      <w:r w:rsidR="00023B2E">
        <w:t xml:space="preserve"> in </w:t>
      </w:r>
      <w:r w:rsidR="00023B2E" w:rsidRPr="00D8100D">
        <w:rPr>
          <w:color w:val="2B579A"/>
          <w:shd w:val="clear" w:color="auto" w:fill="E6E6E6"/>
        </w:rPr>
        <w:fldChar w:fldCharType="begin"/>
      </w:r>
      <w:r w:rsidR="00023B2E">
        <w:instrText xml:space="preserve"> REF _Ref166680182 \h  \* MERGEFORMAT </w:instrText>
      </w:r>
      <w:r w:rsidR="00023B2E" w:rsidRPr="00D8100D">
        <w:rPr>
          <w:color w:val="2B579A"/>
          <w:shd w:val="clear" w:color="auto" w:fill="E6E6E6"/>
        </w:rPr>
      </w:r>
      <w:r w:rsidR="00023B2E" w:rsidRPr="00D8100D">
        <w:rPr>
          <w:color w:val="2B579A"/>
          <w:shd w:val="clear" w:color="auto" w:fill="E6E6E6"/>
        </w:rPr>
        <w:fldChar w:fldCharType="separate"/>
      </w:r>
      <w:r w:rsidR="00834090">
        <w:t xml:space="preserve">Table </w:t>
      </w:r>
      <w:r w:rsidR="00834090">
        <w:rPr>
          <w:noProof/>
        </w:rPr>
        <w:t>4</w:t>
      </w:r>
      <w:r w:rsidR="00023B2E" w:rsidRPr="00D8100D">
        <w:rPr>
          <w:color w:val="2B579A"/>
          <w:shd w:val="clear" w:color="auto" w:fill="E6E6E6"/>
        </w:rPr>
        <w:fldChar w:fldCharType="end"/>
      </w:r>
      <w:r w:rsidR="00F72701">
        <w:t xml:space="preserve">. </w:t>
      </w:r>
      <w:r w:rsidR="00E30F24">
        <w:t xml:space="preserve">Absolute Average Fold Error results were also calculated and are summarized in Supplemental Table SupTable-Level2-Cvt-AAFEstats.txt. </w:t>
      </w:r>
      <w:r w:rsidR="00F72701">
        <w:t xml:space="preserve">Notably the QSPRs are close to the performance of the </w:t>
      </w:r>
      <w:r w:rsidR="00E162F6" w:rsidRPr="00E162F6">
        <w:rPr>
          <w:i/>
          <w:iCs/>
        </w:rPr>
        <w:t>in vitro</w:t>
      </w:r>
      <w:r w:rsidR="00F72701">
        <w:t xml:space="preserve"> HTTK data. </w:t>
      </w:r>
      <w:commentRangeStart w:id="66"/>
      <w:commentRangeStart w:id="67"/>
      <w:commentRangeStart w:id="68"/>
      <w:r w:rsidR="00F72701">
        <w:t xml:space="preserve">Remarkably, the consensus predictor (using the mean plasma binding and the maximal predicted metabolism) outperforms the </w:t>
      </w:r>
      <w:r w:rsidR="00E162F6" w:rsidRPr="00E162F6">
        <w:rPr>
          <w:i/>
        </w:rPr>
        <w:t>in vitro</w:t>
      </w:r>
      <w:r w:rsidR="00F72701">
        <w:t xml:space="preserve"> HTTK data.</w:t>
      </w:r>
      <w:r w:rsidR="00023B2E">
        <w:t xml:space="preserve"> </w:t>
      </w:r>
      <w:commentRangeEnd w:id="66"/>
      <w:r w:rsidR="0078196F">
        <w:rPr>
          <w:rStyle w:val="CommentReference"/>
        </w:rPr>
        <w:commentReference w:id="66"/>
      </w:r>
      <w:commentRangeEnd w:id="67"/>
      <w:r w:rsidR="00F92F92">
        <w:rPr>
          <w:rStyle w:val="CommentReference"/>
        </w:rPr>
        <w:commentReference w:id="67"/>
      </w:r>
      <w:commentRangeEnd w:id="68"/>
      <w:r w:rsidR="00BF0024">
        <w:rPr>
          <w:rStyle w:val="CommentReference"/>
        </w:rPr>
        <w:commentReference w:id="68"/>
      </w:r>
    </w:p>
    <w:p w14:paraId="1B09DD50" w14:textId="77777777" w:rsidR="00CB5DCE" w:rsidRDefault="00CB5DCE" w:rsidP="00BC60D9"/>
    <w:p w14:paraId="534EC151" w14:textId="54104F16" w:rsidR="00CB5DCE" w:rsidRDefault="00CB5DCE" w:rsidP="00BC60D9">
      <w:r>
        <w:t xml:space="preserve">In </w:t>
      </w:r>
      <w:r w:rsidRPr="00D8100D">
        <w:rPr>
          <w:color w:val="2B579A"/>
          <w:shd w:val="clear" w:color="auto" w:fill="E6E6E6"/>
        </w:rPr>
        <w:fldChar w:fldCharType="begin"/>
      </w:r>
      <w:r>
        <w:instrText xml:space="preserve"> REF _Ref166680182 \h  \* MERGEFORMAT </w:instrText>
      </w:r>
      <w:r w:rsidRPr="00D8100D">
        <w:rPr>
          <w:color w:val="2B579A"/>
          <w:shd w:val="clear" w:color="auto" w:fill="E6E6E6"/>
        </w:rPr>
      </w:r>
      <w:r w:rsidRPr="00D8100D">
        <w:rPr>
          <w:color w:val="2B579A"/>
          <w:shd w:val="clear" w:color="auto" w:fill="E6E6E6"/>
        </w:rPr>
        <w:fldChar w:fldCharType="separate"/>
      </w:r>
      <w:r w:rsidR="00834090">
        <w:t xml:space="preserve">Table </w:t>
      </w:r>
      <w:r w:rsidR="00834090">
        <w:rPr>
          <w:noProof/>
        </w:rPr>
        <w:t>4</w:t>
      </w:r>
      <w:r w:rsidRPr="00D8100D">
        <w:rPr>
          <w:color w:val="2B579A"/>
          <w:shd w:val="clear" w:color="auto" w:fill="E6E6E6"/>
        </w:rPr>
        <w:fldChar w:fldCharType="end"/>
      </w:r>
      <w:r>
        <w:t xml:space="preserve"> we note that error was roughly consistent regardless of the subset of chemicals used (that is, 1) those chemicals with</w:t>
      </w:r>
      <w:r w:rsidRPr="0086223F">
        <w:rPr>
          <w:i/>
          <w:iCs/>
        </w:rPr>
        <w:t xml:space="preserve"> </w:t>
      </w:r>
      <w:r w:rsidR="00E162F6" w:rsidRPr="00E162F6">
        <w:rPr>
          <w:i/>
          <w:iCs/>
        </w:rPr>
        <w:t>in vitro</w:t>
      </w:r>
      <w:r w:rsidRPr="0086223F">
        <w:rPr>
          <w:i/>
          <w:iCs/>
        </w:rPr>
        <w:t xml:space="preserve"> </w:t>
      </w:r>
      <w:r>
        <w:t xml:space="preserve">HTTK data, 2) those without </w:t>
      </w:r>
      <w:r w:rsidR="00E162F6" w:rsidRPr="00E162F6">
        <w:rPr>
          <w:i/>
          <w:iCs/>
        </w:rPr>
        <w:t>in vitro</w:t>
      </w:r>
      <w:r>
        <w:t xml:space="preserve"> data, 3) those chemicals representing the intersection of all QSPR models, and 4) all chemicals predicted by a given method.</w:t>
      </w:r>
    </w:p>
    <w:p w14:paraId="7BC97CD7" w14:textId="77777777" w:rsidR="008D1F73" w:rsidRDefault="008D1F73" w:rsidP="00BC60D9"/>
    <w:p w14:paraId="35588E15" w14:textId="572BAAF7" w:rsidR="00477379" w:rsidRDefault="00573321" w:rsidP="00BC60D9">
      <w:r>
        <w:t xml:space="preserve">In </w:t>
      </w:r>
      <w:r w:rsidRPr="00D8100D">
        <w:rPr>
          <w:color w:val="2B579A"/>
          <w:shd w:val="clear" w:color="auto" w:fill="E6E6E6"/>
        </w:rPr>
        <w:fldChar w:fldCharType="begin"/>
      </w:r>
      <w:r>
        <w:instrText xml:space="preserve"> REF _Ref79402840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6</w:t>
      </w:r>
      <w:r w:rsidRPr="00D8100D">
        <w:rPr>
          <w:color w:val="2B579A"/>
          <w:shd w:val="clear" w:color="auto" w:fill="E6E6E6"/>
        </w:rPr>
        <w:fldChar w:fldCharType="end"/>
      </w:r>
      <w:r>
        <w:t xml:space="preserve"> we examine the </w:t>
      </w:r>
      <w:r w:rsidR="00F73562">
        <w:t xml:space="preserve">distribution of </w:t>
      </w:r>
      <w:r w:rsidR="00E45437">
        <w:t xml:space="preserve">per chemical </w:t>
      </w:r>
      <w:r>
        <w:t>RMSLE</w:t>
      </w:r>
      <w:r w:rsidR="00E45437">
        <w:t xml:space="preserve">. In the </w:t>
      </w:r>
      <w:r w:rsidR="008B22A2">
        <w:t xml:space="preserve">first panel of </w:t>
      </w:r>
      <w:r w:rsidR="008B22A2" w:rsidRPr="00D8100D">
        <w:rPr>
          <w:color w:val="2B579A"/>
          <w:shd w:val="clear" w:color="auto" w:fill="E6E6E6"/>
        </w:rPr>
        <w:fldChar w:fldCharType="begin"/>
      </w:r>
      <w:r w:rsidR="008B22A2">
        <w:instrText xml:space="preserve"> REF _Ref79402840 \h  \* MERGEFORMAT </w:instrText>
      </w:r>
      <w:r w:rsidR="008B22A2" w:rsidRPr="00D8100D">
        <w:rPr>
          <w:color w:val="2B579A"/>
          <w:shd w:val="clear" w:color="auto" w:fill="E6E6E6"/>
        </w:rPr>
      </w:r>
      <w:r w:rsidR="008B22A2" w:rsidRPr="00D8100D">
        <w:rPr>
          <w:color w:val="2B579A"/>
          <w:shd w:val="clear" w:color="auto" w:fill="E6E6E6"/>
        </w:rPr>
        <w:fldChar w:fldCharType="separate"/>
      </w:r>
      <w:r w:rsidR="00834090">
        <w:t xml:space="preserve">Figure </w:t>
      </w:r>
      <w:r w:rsidR="00834090">
        <w:rPr>
          <w:noProof/>
        </w:rPr>
        <w:t>6</w:t>
      </w:r>
      <w:r w:rsidR="008B22A2" w:rsidRPr="00D8100D">
        <w:rPr>
          <w:color w:val="2B579A"/>
          <w:shd w:val="clear" w:color="auto" w:fill="E6E6E6"/>
        </w:rPr>
        <w:fldChar w:fldCharType="end"/>
      </w:r>
      <w:r w:rsidR="008B22A2">
        <w:t xml:space="preserve"> </w:t>
      </w:r>
      <w:r w:rsidR="00E45437">
        <w:t>a</w:t>
      </w:r>
      <w:r w:rsidR="00810B69" w:rsidRPr="00810B69">
        <w:t xml:space="preserve">ll observed time points </w:t>
      </w:r>
      <w:r w:rsidR="0023790E">
        <w:t xml:space="preserve">are valued </w:t>
      </w:r>
      <w:r w:rsidR="00810B69" w:rsidRPr="00810B69">
        <w:t xml:space="preserve">equally, </w:t>
      </w:r>
      <w:r w:rsidR="0023790E">
        <w:t xml:space="preserve">without consideration of </w:t>
      </w:r>
      <w:r w:rsidR="00810B69" w:rsidRPr="00810B69">
        <w:t xml:space="preserve">phase (absorption/distribution/metabolism) and </w:t>
      </w:r>
      <w:r w:rsidR="00810B69" w:rsidRPr="00810B69">
        <w:lastRenderedPageBreak/>
        <w:t>measurement accuracy.</w:t>
      </w:r>
      <w:r w:rsidR="00E45437">
        <w:t xml:space="preserve"> </w:t>
      </w:r>
      <w:r w:rsidR="00ED493C">
        <w:t xml:space="preserve">In </w:t>
      </w:r>
      <w:r w:rsidR="00ED493C" w:rsidRPr="00D8100D">
        <w:rPr>
          <w:color w:val="2B579A"/>
          <w:shd w:val="clear" w:color="auto" w:fill="E6E6E6"/>
        </w:rPr>
        <w:fldChar w:fldCharType="begin"/>
      </w:r>
      <w:r w:rsidR="00ED493C">
        <w:instrText xml:space="preserve"> REF _Ref79402840 \h  \* MERGEFORMAT </w:instrText>
      </w:r>
      <w:r w:rsidR="00ED493C" w:rsidRPr="00D8100D">
        <w:rPr>
          <w:color w:val="2B579A"/>
          <w:shd w:val="clear" w:color="auto" w:fill="E6E6E6"/>
        </w:rPr>
      </w:r>
      <w:r w:rsidR="00ED493C" w:rsidRPr="00D8100D">
        <w:rPr>
          <w:color w:val="2B579A"/>
          <w:shd w:val="clear" w:color="auto" w:fill="E6E6E6"/>
        </w:rPr>
        <w:fldChar w:fldCharType="separate"/>
      </w:r>
      <w:r w:rsidR="00ED493C">
        <w:t xml:space="preserve">Figure </w:t>
      </w:r>
      <w:r w:rsidR="00ED493C">
        <w:rPr>
          <w:noProof/>
        </w:rPr>
        <w:t>6</w:t>
      </w:r>
      <w:r w:rsidR="00ED493C" w:rsidRPr="00D8100D">
        <w:rPr>
          <w:color w:val="2B579A"/>
          <w:shd w:val="clear" w:color="auto" w:fill="E6E6E6"/>
        </w:rPr>
        <w:fldChar w:fldCharType="end"/>
      </w:r>
      <w:r w:rsidR="00E45437">
        <w:t xml:space="preserve"> </w:t>
      </w:r>
      <w:r w:rsidR="00ED493C">
        <w:t>the</w:t>
      </w:r>
      <w:r w:rsidR="00E45437">
        <w:t xml:space="preserve"> performance of HT</w:t>
      </w:r>
      <w:r w:rsidR="00ED493C">
        <w:t>-</w:t>
      </w:r>
      <w:r w:rsidR="00E45437">
        <w:t>PBTK with parameters for a random chemical</w:t>
      </w:r>
      <w:r w:rsidR="00BC2B43">
        <w:t>,</w:t>
      </w:r>
      <w:r w:rsidR="00E45437">
        <w:t xml:space="preserve"> while worse, is not a marked departure from the performance HT</w:t>
      </w:r>
      <w:r w:rsidR="00ED493C">
        <w:t>-</w:t>
      </w:r>
      <w:r w:rsidR="00E45437">
        <w:t xml:space="preserve">PBTK with the correct parameters. </w:t>
      </w:r>
      <w:r w:rsidR="00BC2B43">
        <w:t>A</w:t>
      </w:r>
      <w:r w:rsidR="00E45437">
        <w:t xml:space="preserve">t early time points </w:t>
      </w:r>
      <w:r w:rsidR="00BC2B43">
        <w:t xml:space="preserve">(second panel of </w:t>
      </w:r>
      <w:r w:rsidR="00BC2B43" w:rsidRPr="00D8100D">
        <w:rPr>
          <w:color w:val="2B579A"/>
          <w:shd w:val="clear" w:color="auto" w:fill="E6E6E6"/>
        </w:rPr>
        <w:fldChar w:fldCharType="begin"/>
      </w:r>
      <w:r w:rsidR="00BC2B43">
        <w:instrText xml:space="preserve"> REF _Ref79402840 \h  \* MERGEFORMAT </w:instrText>
      </w:r>
      <w:r w:rsidR="00BC2B43" w:rsidRPr="00D8100D">
        <w:rPr>
          <w:color w:val="2B579A"/>
          <w:shd w:val="clear" w:color="auto" w:fill="E6E6E6"/>
        </w:rPr>
      </w:r>
      <w:r w:rsidR="00BC2B43" w:rsidRPr="00D8100D">
        <w:rPr>
          <w:color w:val="2B579A"/>
          <w:shd w:val="clear" w:color="auto" w:fill="E6E6E6"/>
        </w:rPr>
        <w:fldChar w:fldCharType="separate"/>
      </w:r>
      <w:r w:rsidR="00834090">
        <w:t xml:space="preserve">Figure </w:t>
      </w:r>
      <w:r w:rsidR="00834090">
        <w:rPr>
          <w:noProof/>
        </w:rPr>
        <w:t>6</w:t>
      </w:r>
      <w:r w:rsidR="00BC2B43" w:rsidRPr="00D8100D">
        <w:rPr>
          <w:color w:val="2B579A"/>
          <w:shd w:val="clear" w:color="auto" w:fill="E6E6E6"/>
        </w:rPr>
        <w:fldChar w:fldCharType="end"/>
      </w:r>
      <w:r w:rsidR="00BC2B43">
        <w:t xml:space="preserve">) </w:t>
      </w:r>
      <w:r w:rsidR="00E45437">
        <w:t>all methods are more accurate</w:t>
      </w:r>
      <w:r w:rsidR="008B22A2">
        <w:t xml:space="preserve"> than for all time points</w:t>
      </w:r>
      <w:r w:rsidR="004F3007">
        <w:t xml:space="preserve"> (first panel)</w:t>
      </w:r>
      <w:r w:rsidR="00E45437">
        <w:t xml:space="preserve">. </w:t>
      </w:r>
      <w:r w:rsidR="008B730C">
        <w:t xml:space="preserve">This is consistent with </w:t>
      </w:r>
      <w:r w:rsidR="008B730C">
        <w:rPr>
          <w:color w:val="2B579A"/>
          <w:shd w:val="clear" w:color="auto" w:fill="E6E6E6"/>
        </w:rPr>
        <w:fldChar w:fldCharType="begin"/>
      </w:r>
      <w:r w:rsidR="008B730C">
        <w:instrText xml:space="preserve"> REF _Ref168474324 \h </w:instrText>
      </w:r>
      <w:r w:rsidR="008B730C">
        <w:rPr>
          <w:color w:val="2B579A"/>
          <w:shd w:val="clear" w:color="auto" w:fill="E6E6E6"/>
        </w:rPr>
      </w:r>
      <w:r w:rsidR="008B730C">
        <w:rPr>
          <w:color w:val="2B579A"/>
          <w:shd w:val="clear" w:color="auto" w:fill="E6E6E6"/>
        </w:rPr>
        <w:fldChar w:fldCharType="separate"/>
      </w:r>
      <w:r w:rsidR="00834090">
        <w:t xml:space="preserve">Figure </w:t>
      </w:r>
      <w:r w:rsidR="00834090">
        <w:rPr>
          <w:noProof/>
        </w:rPr>
        <w:t>1</w:t>
      </w:r>
      <w:r w:rsidR="008B730C">
        <w:rPr>
          <w:color w:val="2B579A"/>
          <w:shd w:val="clear" w:color="auto" w:fill="E6E6E6"/>
        </w:rPr>
        <w:fldChar w:fldCharType="end"/>
      </w:r>
      <w:r w:rsidR="008B730C">
        <w:t>:</w:t>
      </w:r>
      <w:r w:rsidR="00E45437">
        <w:t xml:space="preserve"> The early absorption and </w:t>
      </w:r>
      <w:r w:rsidR="00F00ABB">
        <w:t>distribution</w:t>
      </w:r>
      <w:r w:rsidR="00E45437">
        <w:t xml:space="preserve"> phases are dominated by the volume of distribution</w:t>
      </w:r>
      <w:r w:rsidR="00BC2B43">
        <w:t xml:space="preserve"> (V</w:t>
      </w:r>
      <w:r w:rsidR="00BC2B43" w:rsidRPr="001E2AC4">
        <w:rPr>
          <w:vertAlign w:val="subscript"/>
        </w:rPr>
        <w:t>d</w:t>
      </w:r>
      <w:r w:rsidR="00BC2B43">
        <w:t>). Prediction of V</w:t>
      </w:r>
      <w:r w:rsidR="00BC2B43" w:rsidRPr="001E2AC4">
        <w:rPr>
          <w:vertAlign w:val="subscript"/>
        </w:rPr>
        <w:t>d</w:t>
      </w:r>
      <w:r w:rsidR="00B56762">
        <w:t xml:space="preserve"> largely depend</w:t>
      </w:r>
      <w:r w:rsidR="00BC2B43">
        <w:t>s</w:t>
      </w:r>
      <w:r w:rsidR="00B56762">
        <w:t xml:space="preserve"> on physico-chemical properties (which have </w:t>
      </w:r>
      <w:r w:rsidR="00B56762" w:rsidRPr="0075005B">
        <w:t xml:space="preserve">not been randomized) and weakly on </w:t>
      </w:r>
      <w:r w:rsidR="00E45437" w:rsidRPr="0075005B">
        <w:t>f</w:t>
      </w:r>
      <w:r w:rsidR="00E45437" w:rsidRPr="0075005B">
        <w:rPr>
          <w:vertAlign w:val="subscript"/>
        </w:rPr>
        <w:t>up</w:t>
      </w:r>
      <w:r w:rsidR="00B56762" w:rsidRPr="0075005B">
        <w:t>.</w:t>
      </w:r>
      <w:r w:rsidR="008B22A2" w:rsidRPr="0075005B">
        <w:t xml:space="preserve"> We note that the same absorption rate is used for all QSPR models based on the mean absorption observed </w:t>
      </w:r>
      <w:r w:rsidR="005D6B92" w:rsidRPr="0075005B">
        <w:t xml:space="preserve">across the chemicals profiled in </w:t>
      </w:r>
      <w:r w:rsidR="008B22A2" w:rsidRPr="0075005B">
        <w:rPr>
          <w:shd w:val="clear" w:color="auto" w:fill="E6E6E6"/>
        </w:rPr>
        <w:fldChar w:fldCharType="begin"/>
      </w:r>
      <w:r w:rsidR="009870A7">
        <w:rPr>
          <w:shd w:val="clear" w:color="auto" w:fill="E6E6E6"/>
        </w:rP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8B22A2" w:rsidRPr="0075005B">
        <w:rPr>
          <w:shd w:val="clear" w:color="auto" w:fill="E6E6E6"/>
        </w:rPr>
        <w:fldChar w:fldCharType="separate"/>
      </w:r>
      <w:r w:rsidR="009870A7">
        <w:rPr>
          <w:noProof/>
          <w:shd w:val="clear" w:color="auto" w:fill="E6E6E6"/>
        </w:rPr>
        <w:t>Wambaugh et al. (2018)</w:t>
      </w:r>
      <w:r w:rsidR="008B22A2" w:rsidRPr="0075005B">
        <w:rPr>
          <w:shd w:val="clear" w:color="auto" w:fill="E6E6E6"/>
        </w:rPr>
        <w:fldChar w:fldCharType="end"/>
      </w:r>
      <w:r w:rsidR="008B22A2" w:rsidRPr="0075005B">
        <w:t xml:space="preserve">. </w:t>
      </w:r>
    </w:p>
    <w:p w14:paraId="2D05EFD0" w14:textId="214F934C" w:rsidR="00477379" w:rsidRDefault="00477379" w:rsidP="00BC60D9"/>
    <w:p w14:paraId="21652A9A" w14:textId="0557F9D7" w:rsidR="00810B69" w:rsidRDefault="008B730C" w:rsidP="00BC60D9">
      <w:pPr>
        <w:rPr>
          <w:rFonts w:eastAsiaTheme="majorEastAsia"/>
        </w:rPr>
      </w:pPr>
      <w:r>
        <w:t xml:space="preserve">Also consistent with </w:t>
      </w:r>
      <w:r>
        <w:rPr>
          <w:color w:val="2B579A"/>
          <w:shd w:val="clear" w:color="auto" w:fill="E6E6E6"/>
        </w:rPr>
        <w:fldChar w:fldCharType="begin"/>
      </w:r>
      <w:r>
        <w:instrText xml:space="preserve"> REF _Ref168474324 \h </w:instrText>
      </w:r>
      <w:r>
        <w:rPr>
          <w:color w:val="2B579A"/>
          <w:shd w:val="clear" w:color="auto" w:fill="E6E6E6"/>
        </w:rPr>
      </w:r>
      <w:r>
        <w:rPr>
          <w:color w:val="2B579A"/>
          <w:shd w:val="clear" w:color="auto" w:fill="E6E6E6"/>
        </w:rPr>
        <w:fldChar w:fldCharType="separate"/>
      </w:r>
      <w:r w:rsidR="00834090">
        <w:t xml:space="preserve">Figure </w:t>
      </w:r>
      <w:r w:rsidR="00834090">
        <w:rPr>
          <w:noProof/>
        </w:rPr>
        <w:t>1</w:t>
      </w:r>
      <w:r>
        <w:rPr>
          <w:color w:val="2B579A"/>
          <w:shd w:val="clear" w:color="auto" w:fill="E6E6E6"/>
        </w:rPr>
        <w:fldChar w:fldCharType="end"/>
      </w:r>
      <w:r>
        <w:t>, t</w:t>
      </w:r>
      <w:r w:rsidR="009F3C21">
        <w:t>he most discriminating data for judging HTTK-based Cv</w:t>
      </w:r>
      <w:r w:rsidR="00ED493C">
        <w:t>T</w:t>
      </w:r>
      <w:r w:rsidR="009F3C21">
        <w:t xml:space="preserve"> predictions </w:t>
      </w:r>
      <w:r w:rsidR="001E5C22">
        <w:t>are</w:t>
      </w:r>
      <w:r w:rsidR="009F3C21">
        <w:t xml:space="preserve"> the later time points which characterize metabolism and excretion (the elimination phase of TK). </w:t>
      </w:r>
      <w:r w:rsidR="00E45437">
        <w:rPr>
          <w:rFonts w:eastAsiaTheme="majorEastAsia"/>
        </w:rPr>
        <w:t xml:space="preserve">In the third panel of </w:t>
      </w:r>
      <w:commentRangeStart w:id="69"/>
      <w:r w:rsidR="00E45437" w:rsidRPr="00D8100D">
        <w:rPr>
          <w:color w:val="2B579A"/>
          <w:shd w:val="clear" w:color="auto" w:fill="E6E6E6"/>
        </w:rPr>
        <w:fldChar w:fldCharType="begin"/>
      </w:r>
      <w:r w:rsidR="00E45437">
        <w:rPr>
          <w:rFonts w:eastAsiaTheme="majorEastAsia"/>
        </w:rPr>
        <w:instrText xml:space="preserve"> REF _Ref79402840 \h  \* MERGEFORMAT </w:instrText>
      </w:r>
      <w:r w:rsidR="00E45437" w:rsidRPr="00D8100D">
        <w:rPr>
          <w:color w:val="2B579A"/>
          <w:shd w:val="clear" w:color="auto" w:fill="E6E6E6"/>
        </w:rPr>
      </w:r>
      <w:r w:rsidR="00E45437" w:rsidRPr="00D8100D">
        <w:rPr>
          <w:color w:val="2B579A"/>
          <w:shd w:val="clear" w:color="auto" w:fill="E6E6E6"/>
        </w:rPr>
        <w:fldChar w:fldCharType="separate"/>
      </w:r>
      <w:r w:rsidR="00834090">
        <w:t xml:space="preserve">Figure </w:t>
      </w:r>
      <w:r w:rsidR="00834090">
        <w:rPr>
          <w:noProof/>
        </w:rPr>
        <w:t>6</w:t>
      </w:r>
      <w:r w:rsidR="00E45437" w:rsidRPr="00D8100D">
        <w:rPr>
          <w:color w:val="2B579A"/>
          <w:shd w:val="clear" w:color="auto" w:fill="E6E6E6"/>
        </w:rPr>
        <w:fldChar w:fldCharType="end"/>
      </w:r>
      <w:r w:rsidR="00E45437">
        <w:rPr>
          <w:rFonts w:eastAsiaTheme="majorEastAsia"/>
        </w:rPr>
        <w:t xml:space="preserve"> we see that </w:t>
      </w:r>
      <w:r w:rsidR="00EA2CA7">
        <w:rPr>
          <w:rFonts w:eastAsiaTheme="majorEastAsia"/>
        </w:rPr>
        <w:t>all predictors perform worse in the elimination phase, which is driven by the estimated C</w:t>
      </w:r>
      <w:r w:rsidR="00950080">
        <w:rPr>
          <w:rFonts w:eastAsiaTheme="majorEastAsia"/>
        </w:rPr>
        <w:t>l</w:t>
      </w:r>
      <w:r w:rsidR="00EA2CA7" w:rsidRPr="001E2AC4">
        <w:rPr>
          <w:rFonts w:eastAsiaTheme="majorEastAsia"/>
          <w:vertAlign w:val="subscript"/>
        </w:rPr>
        <w:t>int</w:t>
      </w:r>
      <w:r w:rsidR="008B22A2">
        <w:rPr>
          <w:rFonts w:eastAsiaTheme="majorEastAsia"/>
        </w:rPr>
        <w:t xml:space="preserve">. </w:t>
      </w:r>
      <w:commentRangeEnd w:id="69"/>
      <w:r w:rsidR="0077480F">
        <w:rPr>
          <w:rStyle w:val="CommentReference"/>
        </w:rPr>
        <w:commentReference w:id="69"/>
      </w:r>
      <w:r w:rsidR="008B22A2">
        <w:rPr>
          <w:rFonts w:eastAsiaTheme="majorEastAsia"/>
        </w:rPr>
        <w:t xml:space="preserve">For the late time points the specific values of the HTTK </w:t>
      </w:r>
      <w:r w:rsidR="00E162F6" w:rsidRPr="00E162F6">
        <w:rPr>
          <w:rFonts w:eastAsiaTheme="majorEastAsia"/>
          <w:i/>
        </w:rPr>
        <w:t>in vitro</w:t>
      </w:r>
      <w:r w:rsidR="008B22A2">
        <w:rPr>
          <w:rFonts w:eastAsiaTheme="majorEastAsia"/>
        </w:rPr>
        <w:t xml:space="preserve"> parameters (measured or predicted) have greater influence on the accuracy of the predictions – </w:t>
      </w:r>
      <w:r w:rsidR="008B22A2" w:rsidRPr="001E2AC4">
        <w:rPr>
          <w:rFonts w:eastAsiaTheme="majorEastAsia"/>
          <w:i/>
          <w:iCs/>
        </w:rPr>
        <w:t>y</w:t>
      </w:r>
      <w:r w:rsidR="008B22A2">
        <w:rPr>
          <w:rFonts w:eastAsiaTheme="majorEastAsia"/>
        </w:rPr>
        <w:t>-randomization performs notably worse</w:t>
      </w:r>
      <w:r w:rsidR="009F3C21">
        <w:rPr>
          <w:rFonts w:eastAsiaTheme="majorEastAsia"/>
        </w:rPr>
        <w:t xml:space="preserve"> than the QSPRs</w:t>
      </w:r>
      <w:r w:rsidR="008B22A2">
        <w:rPr>
          <w:rFonts w:eastAsiaTheme="majorEastAsia"/>
        </w:rPr>
        <w:t>.</w:t>
      </w:r>
      <w:r w:rsidR="009F3C21">
        <w:rPr>
          <w:rFonts w:eastAsiaTheme="majorEastAsia"/>
        </w:rPr>
        <w:t xml:space="preserve"> </w:t>
      </w:r>
      <w:r w:rsidR="007F61D3">
        <w:rPr>
          <w:rFonts w:eastAsiaTheme="majorEastAsia"/>
        </w:rPr>
        <w:t>T</w:t>
      </w:r>
      <w:r w:rsidR="009F3C21">
        <w:rPr>
          <w:rFonts w:eastAsiaTheme="majorEastAsia"/>
        </w:rPr>
        <w:t xml:space="preserve">he </w:t>
      </w:r>
      <w:r w:rsidR="00ED493C">
        <w:rPr>
          <w:rFonts w:eastAsiaTheme="majorEastAsia"/>
        </w:rPr>
        <w:t>HT-PBTK</w:t>
      </w:r>
      <w:r w:rsidR="009F3C21">
        <w:rPr>
          <w:rFonts w:eastAsiaTheme="majorEastAsia"/>
        </w:rPr>
        <w:t xml:space="preserve"> predictions based upon </w:t>
      </w:r>
      <w:r w:rsidR="00E162F6" w:rsidRPr="00E162F6">
        <w:rPr>
          <w:rFonts w:eastAsiaTheme="majorEastAsia"/>
          <w:i/>
        </w:rPr>
        <w:t>in vitro</w:t>
      </w:r>
      <w:r w:rsidR="009F3C21">
        <w:rPr>
          <w:rFonts w:eastAsiaTheme="majorEastAsia"/>
        </w:rPr>
        <w:t>-measured HTTK data have an RMSLE which is indistinct from the QSPRs</w:t>
      </w:r>
      <w:r w:rsidR="007F61D3">
        <w:rPr>
          <w:rFonts w:eastAsiaTheme="majorEastAsia"/>
        </w:rPr>
        <w:t>.</w:t>
      </w:r>
      <w:r w:rsidR="009F3C21">
        <w:rPr>
          <w:rFonts w:eastAsiaTheme="majorEastAsia"/>
        </w:rPr>
        <w:t xml:space="preserve"> Remarkably, the consensus QSPR predictions, using the most rapid predicted clearance, outperform the </w:t>
      </w:r>
      <w:r w:rsidR="00E162F6" w:rsidRPr="00E162F6">
        <w:rPr>
          <w:rFonts w:eastAsiaTheme="majorEastAsia"/>
          <w:i/>
        </w:rPr>
        <w:t>in vitro</w:t>
      </w:r>
      <w:r w:rsidR="009F3C21">
        <w:rPr>
          <w:rFonts w:eastAsiaTheme="majorEastAsia"/>
        </w:rPr>
        <w:t xml:space="preserve"> data, with an </w:t>
      </w:r>
      <w:r w:rsidR="009F3C21" w:rsidRPr="00C75494">
        <w:rPr>
          <w:rFonts w:eastAsiaTheme="majorEastAsia"/>
          <w:highlight w:val="yellow"/>
        </w:rPr>
        <w:t>RMSLE of 1.1</w:t>
      </w:r>
      <w:r w:rsidR="009F3C21">
        <w:rPr>
          <w:rFonts w:eastAsiaTheme="majorEastAsia"/>
        </w:rPr>
        <w:t xml:space="preserve"> across the evaluation chemicals.</w:t>
      </w:r>
    </w:p>
    <w:p w14:paraId="26B7472B" w14:textId="603203BA" w:rsidR="00366A92" w:rsidRDefault="00366A92" w:rsidP="00BC60D9"/>
    <w:p w14:paraId="4BCD0875" w14:textId="068CF5DE" w:rsidR="00055F79" w:rsidRDefault="00055F79" w:rsidP="00BC60D9">
      <w:r w:rsidRPr="00D8100D">
        <w:rPr>
          <w:color w:val="2B579A"/>
          <w:shd w:val="clear" w:color="auto" w:fill="E6E6E6"/>
        </w:rPr>
        <w:fldChar w:fldCharType="begin"/>
      </w:r>
      <w:r>
        <w:instrText xml:space="preserve"> REF _Ref81406251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7</w:t>
      </w:r>
      <w:r w:rsidRPr="00D8100D">
        <w:rPr>
          <w:color w:val="2B579A"/>
          <w:shd w:val="clear" w:color="auto" w:fill="E6E6E6"/>
        </w:rPr>
        <w:fldChar w:fldCharType="end"/>
      </w:r>
      <w:r>
        <w:t xml:space="preserve"> </w:t>
      </w:r>
      <w:r w:rsidR="00C75494">
        <w:t>shows the</w:t>
      </w:r>
      <w:r>
        <w:t xml:space="preserve"> chemical-specific RMSLE</w:t>
      </w:r>
      <w:r w:rsidR="00C75494">
        <w:t>s as a function of</w:t>
      </w:r>
      <w:r>
        <w:t xml:space="preserve"> prediction method</w:t>
      </w:r>
      <w:r w:rsidR="00C75494">
        <w:t xml:space="preserve">. In </w:t>
      </w:r>
      <w:r w:rsidR="00C75494" w:rsidRPr="00D8100D">
        <w:rPr>
          <w:color w:val="2B579A"/>
          <w:shd w:val="clear" w:color="auto" w:fill="E6E6E6"/>
        </w:rPr>
        <w:fldChar w:fldCharType="begin"/>
      </w:r>
      <w:r w:rsidR="00C75494">
        <w:instrText xml:space="preserve"> REF _Ref81406251 \h  \* MERGEFORMAT </w:instrText>
      </w:r>
      <w:r w:rsidR="00C75494" w:rsidRPr="00D8100D">
        <w:rPr>
          <w:color w:val="2B579A"/>
          <w:shd w:val="clear" w:color="auto" w:fill="E6E6E6"/>
        </w:rPr>
      </w:r>
      <w:r w:rsidR="00C75494" w:rsidRPr="00D8100D">
        <w:rPr>
          <w:color w:val="2B579A"/>
          <w:shd w:val="clear" w:color="auto" w:fill="E6E6E6"/>
        </w:rPr>
        <w:fldChar w:fldCharType="separate"/>
      </w:r>
      <w:r w:rsidR="00C75494">
        <w:t xml:space="preserve">Figure </w:t>
      </w:r>
      <w:r w:rsidR="00C75494">
        <w:rPr>
          <w:noProof/>
        </w:rPr>
        <w:t>7</w:t>
      </w:r>
      <w:r w:rsidR="00C75494" w:rsidRPr="00D8100D">
        <w:rPr>
          <w:color w:val="2B579A"/>
          <w:shd w:val="clear" w:color="auto" w:fill="E6E6E6"/>
        </w:rPr>
        <w:fldChar w:fldCharType="end"/>
      </w:r>
      <w:r w:rsidR="00C75494">
        <w:t xml:space="preserve"> each column indicates a different chemical and each row a different method</w:t>
      </w:r>
      <w:r>
        <w:t xml:space="preserve">. </w:t>
      </w:r>
      <w:r w:rsidR="00170654">
        <w:t xml:space="preserve">These data are also provided in Supplemental Table </w:t>
      </w:r>
      <w:r w:rsidR="009F3C21" w:rsidRPr="009F3C21">
        <w:t>SupTable-RMSLEbyChem.txt</w:t>
      </w:r>
      <w:r w:rsidR="00170654">
        <w:t xml:space="preserve">. </w:t>
      </w:r>
      <w:r>
        <w:t xml:space="preserve">Chemicals and methods have been clustered based upon Euclidean distance. </w:t>
      </w:r>
      <w:r w:rsidR="00387B59">
        <w:t xml:space="preserve">White gaps mark chemicals that were not in the domain of applicability of different QSPRs (or, in the case of </w:t>
      </w:r>
      <w:r w:rsidR="00E162F6" w:rsidRPr="00E162F6">
        <w:rPr>
          <w:i/>
        </w:rPr>
        <w:t>in vitro</w:t>
      </w:r>
      <w:r w:rsidR="00387B59">
        <w:t xml:space="preserve"> data, no measurements were available). </w:t>
      </w:r>
      <w:r>
        <w:t>We see th</w:t>
      </w:r>
      <w:r w:rsidR="00387B59">
        <w:t>at the consensus QSPR also gives the best coverage of chemicals, because the domain of applicability of the different QSPRs are varied</w:t>
      </w:r>
      <w:r w:rsidR="00912E94">
        <w:t xml:space="preserve">, but sometimes it has the worst </w:t>
      </w:r>
      <w:r w:rsidR="00534FD4">
        <w:t xml:space="preserve">RMSLE </w:t>
      </w:r>
      <w:r w:rsidR="00912E94">
        <w:t>for certain chemicals</w:t>
      </w:r>
      <w:r w:rsidR="00387B59">
        <w:t>.</w:t>
      </w:r>
      <w:r w:rsidR="00912E94">
        <w:t xml:space="preserve"> </w:t>
      </w:r>
      <w:r w:rsidR="0050366D">
        <w:t>In general, t</w:t>
      </w:r>
      <w:r w:rsidR="00534FD4">
        <w:t>he RMSLE</w:t>
      </w:r>
      <w:r w:rsidR="0050366D">
        <w:t xml:space="preserve"> for a given chemical appears to be similar across model predictions; </w:t>
      </w:r>
      <w:r w:rsidR="007B4B77">
        <w:t>however,</w:t>
      </w:r>
      <w:r w:rsidR="0050366D">
        <w:t xml:space="preserve"> </w:t>
      </w:r>
      <w:r w:rsidR="0062022D">
        <w:t xml:space="preserve">there are several chemicals where the </w:t>
      </w:r>
      <w:r w:rsidR="00E162F6" w:rsidRPr="00E162F6">
        <w:rPr>
          <w:i/>
          <w:iCs/>
        </w:rPr>
        <w:t>in vivo</w:t>
      </w:r>
      <w:r w:rsidR="0062022D">
        <w:t xml:space="preserve"> fits are substantially better</w:t>
      </w:r>
      <w:commentRangeStart w:id="70"/>
      <w:r w:rsidR="0062022D">
        <w:t>.</w:t>
      </w:r>
      <w:commentRangeEnd w:id="70"/>
      <w:r w:rsidR="002832CB">
        <w:rPr>
          <w:rStyle w:val="CommentReference"/>
        </w:rPr>
        <w:commentReference w:id="70"/>
      </w:r>
    </w:p>
    <w:p w14:paraId="48FFB033" w14:textId="77777777" w:rsidR="00B35719" w:rsidRDefault="00B35719" w:rsidP="00BC60D9"/>
    <w:p w14:paraId="5AB45BDE" w14:textId="27E480D0" w:rsidR="009F3C21" w:rsidRPr="009F3C21" w:rsidRDefault="00841392" w:rsidP="00BC60D9">
      <w:pPr>
        <w:pStyle w:val="Heading2"/>
      </w:pPr>
      <w:r>
        <w:t>Level 3 Analysis</w:t>
      </w:r>
    </w:p>
    <w:p w14:paraId="5FF81BD3" w14:textId="7101514A" w:rsidR="006F5D64" w:rsidRPr="000116A8" w:rsidRDefault="00275525" w:rsidP="00BC60D9">
      <w:r>
        <w:t>The</w:t>
      </w:r>
      <w:r w:rsidR="00B11F12">
        <w:t xml:space="preserve"> third level </w:t>
      </w:r>
      <w:r>
        <w:t>evaluates prediction of TK</w:t>
      </w:r>
      <w:r w:rsidR="006F5D64">
        <w:t xml:space="preserve"> </w:t>
      </w:r>
      <w:r w:rsidR="000A7FF4">
        <w:t xml:space="preserve">summary </w:t>
      </w:r>
      <w:r w:rsidR="006F5D64">
        <w:t>parameters</w:t>
      </w:r>
      <w:r>
        <w:t xml:space="preserve">; specifically, </w:t>
      </w:r>
      <w:r w:rsidR="00BC00A9">
        <w:t>peak concentration (C</w:t>
      </w:r>
      <w:r w:rsidR="00BC00A9" w:rsidRPr="001E2AC4">
        <w:rPr>
          <w:vertAlign w:val="subscript"/>
        </w:rPr>
        <w:t>max</w:t>
      </w:r>
      <w:r w:rsidR="00BC00A9">
        <w:t xml:space="preserve">), area under the plasma concentration time course (AUC), </w:t>
      </w:r>
      <w:r w:rsidR="000A7FF4">
        <w:t>V</w:t>
      </w:r>
      <w:r w:rsidR="000A7FF4" w:rsidRPr="000A7FF4">
        <w:rPr>
          <w:vertAlign w:val="subscript"/>
        </w:rPr>
        <w:t>d</w:t>
      </w:r>
      <w:r w:rsidR="000A7FF4">
        <w:t>, half-life for elimination from the body (t</w:t>
      </w:r>
      <w:r w:rsidR="000A7FF4" w:rsidRPr="000A7FF4">
        <w:rPr>
          <w:vertAlign w:val="subscript"/>
        </w:rPr>
        <w:t>half</w:t>
      </w:r>
      <w:r w:rsidR="000A7FF4">
        <w:t xml:space="preserve">), and </w:t>
      </w:r>
      <w:r w:rsidR="000116A8">
        <w:t>whole-body</w:t>
      </w:r>
      <w:r w:rsidR="000A7FF4">
        <w:t xml:space="preserve"> clearance (Cl</w:t>
      </w:r>
      <w:r w:rsidR="000A7FF4" w:rsidRPr="000A7FF4">
        <w:rPr>
          <w:vertAlign w:val="subscript"/>
        </w:rPr>
        <w:t>tot</w:t>
      </w:r>
      <w:r w:rsidR="000A7FF4">
        <w:t>)</w:t>
      </w:r>
      <w:r w:rsidR="00BC00A9">
        <w:t xml:space="preserve">. Where available, we </w:t>
      </w:r>
      <w:r w:rsidR="000A7FF4">
        <w:t xml:space="preserve">compare the predictions to the values estimated </w:t>
      </w:r>
      <w:r w:rsidR="000A7FF4">
        <w:lastRenderedPageBreak/>
        <w:t xml:space="preserve">from the </w:t>
      </w:r>
      <w:r w:rsidR="000A7FF4" w:rsidRPr="000116A8">
        <w:t>empirical fits to the CvT data</w:t>
      </w:r>
      <w:r w:rsidR="006F5D64" w:rsidRPr="000116A8">
        <w:t xml:space="preserve">. The values predicted for each method are provided in </w:t>
      </w:r>
      <w:r w:rsidR="00BC00A9">
        <w:t xml:space="preserve">Supplemental Table </w:t>
      </w:r>
      <w:r w:rsidR="00BC00A9" w:rsidRPr="00BC00A9">
        <w:t>SupTable-Level3.txt</w:t>
      </w:r>
      <w:r w:rsidR="006F5D64" w:rsidRPr="000116A8">
        <w:t>.</w:t>
      </w:r>
    </w:p>
    <w:p w14:paraId="3FC1FAE0" w14:textId="16420B74" w:rsidR="006F5D64" w:rsidRDefault="006F5D64" w:rsidP="00BC60D9"/>
    <w:p w14:paraId="43B528DA" w14:textId="245430B2" w:rsidR="00850753" w:rsidRDefault="009F3C21" w:rsidP="00BC60D9">
      <w:r>
        <w:t>Early time points are dominated by the ability to correctly predict peak plasma concentration (C</w:t>
      </w:r>
      <w:r w:rsidRPr="00366A92">
        <w:rPr>
          <w:vertAlign w:val="subscript"/>
        </w:rPr>
        <w:t>max</w:t>
      </w:r>
      <w:r>
        <w:t xml:space="preserve">). In </w:t>
      </w:r>
      <w:r>
        <w:rPr>
          <w:color w:val="2B579A"/>
          <w:shd w:val="clear" w:color="auto" w:fill="E6E6E6"/>
        </w:rPr>
        <w:fldChar w:fldCharType="begin"/>
      </w:r>
      <w:r>
        <w:instrText xml:space="preserve"> REF _Ref167358423 \h </w:instrText>
      </w:r>
      <w:r>
        <w:rPr>
          <w:color w:val="2B579A"/>
          <w:shd w:val="clear" w:color="auto" w:fill="E6E6E6"/>
        </w:rPr>
      </w:r>
      <w:r>
        <w:rPr>
          <w:color w:val="2B579A"/>
          <w:shd w:val="clear" w:color="auto" w:fill="E6E6E6"/>
        </w:rPr>
        <w:fldChar w:fldCharType="separate"/>
      </w:r>
      <w:r w:rsidR="00834090">
        <w:t xml:space="preserve">Table </w:t>
      </w:r>
      <w:r w:rsidR="00834090">
        <w:rPr>
          <w:noProof/>
        </w:rPr>
        <w:t>5</w:t>
      </w:r>
      <w:r>
        <w:rPr>
          <w:color w:val="2B579A"/>
          <w:shd w:val="clear" w:color="auto" w:fill="E6E6E6"/>
        </w:rPr>
        <w:fldChar w:fldCharType="end"/>
      </w:r>
      <w:r>
        <w:t xml:space="preserve"> we examine each methods accuracy in predicting C</w:t>
      </w:r>
      <w:r w:rsidRPr="00366A92">
        <w:rPr>
          <w:vertAlign w:val="subscript"/>
        </w:rPr>
        <w:t>max</w:t>
      </w:r>
      <w:r>
        <w:t xml:space="preserve"> as determined from the CvT data.</w:t>
      </w:r>
      <w:r w:rsidR="00B079E0">
        <w:t xml:space="preserve"> </w:t>
      </w:r>
      <w:r w:rsidR="00187CE5">
        <w:t>E</w:t>
      </w:r>
      <w:r w:rsidR="00275525">
        <w:t>mpirical fits are again best</w:t>
      </w:r>
      <w:r w:rsidR="00187CE5">
        <w:t>. Pr</w:t>
      </w:r>
      <w:r w:rsidR="00275525">
        <w:t xml:space="preserve">edictions based on </w:t>
      </w:r>
      <w:r w:rsidR="00E162F6" w:rsidRPr="00E162F6">
        <w:rPr>
          <w:i/>
        </w:rPr>
        <w:t>in vitro</w:t>
      </w:r>
      <w:r w:rsidR="00275525">
        <w:t xml:space="preserve"> measured HTTK data are not that different from QSPR predictions. </w:t>
      </w:r>
      <w:r w:rsidR="00187CE5">
        <w:t>y</w:t>
      </w:r>
      <w:r w:rsidR="00275525">
        <w:t>-randomization shows that C</w:t>
      </w:r>
      <w:r w:rsidR="00275525" w:rsidRPr="001E2AC4">
        <w:rPr>
          <w:vertAlign w:val="subscript"/>
        </w:rPr>
        <w:t>max</w:t>
      </w:r>
      <w:r w:rsidR="00275525">
        <w:t xml:space="preserve"> is relatively insensitive to f</w:t>
      </w:r>
      <w:r w:rsidR="00275525" w:rsidRPr="001E2AC4">
        <w:rPr>
          <w:vertAlign w:val="subscript"/>
        </w:rPr>
        <w:t>up</w:t>
      </w:r>
      <w:r w:rsidR="00275525">
        <w:t xml:space="preserve"> and Cl</w:t>
      </w:r>
      <w:r w:rsidR="00275525" w:rsidRPr="001E2AC4">
        <w:rPr>
          <w:vertAlign w:val="subscript"/>
        </w:rPr>
        <w:t>int</w:t>
      </w:r>
      <w:r w:rsidR="00275525">
        <w:t>, with RMSLE of 1. That is, we d</w:t>
      </w:r>
      <w:r w:rsidR="008776B0">
        <w:t>o not see large differences</w:t>
      </w:r>
      <w:r w:rsidR="00275525">
        <w:t xml:space="preserve"> between</w:t>
      </w:r>
      <w:r w:rsidR="00275525" w:rsidRPr="001E2AC4">
        <w:rPr>
          <w:i/>
          <w:iCs/>
        </w:rPr>
        <w:t xml:space="preserve"> </w:t>
      </w:r>
      <w:r w:rsidR="00E162F6" w:rsidRPr="00E162F6">
        <w:rPr>
          <w:i/>
          <w:iCs/>
        </w:rPr>
        <w:t>in vivo</w:t>
      </w:r>
      <w:r w:rsidR="00275525" w:rsidRPr="001E2AC4">
        <w:rPr>
          <w:i/>
          <w:iCs/>
        </w:rPr>
        <w:t xml:space="preserve"> </w:t>
      </w:r>
      <w:r w:rsidR="00275525">
        <w:t>data, QSPRs, or y-randomization with respect to C</w:t>
      </w:r>
      <w:r w:rsidR="00275525" w:rsidRPr="001E2AC4">
        <w:rPr>
          <w:vertAlign w:val="subscript"/>
        </w:rPr>
        <w:t>max</w:t>
      </w:r>
      <w:r w:rsidR="00275525">
        <w:t xml:space="preserve">. </w:t>
      </w:r>
      <w:r w:rsidR="008776B0">
        <w:t xml:space="preserve">As shown in Supplemental Figure 3, all the models tend to do a good job </w:t>
      </w:r>
      <w:r w:rsidR="00275525">
        <w:t>predicting</w:t>
      </w:r>
      <w:r w:rsidR="008776B0">
        <w:t xml:space="preserve"> C</w:t>
      </w:r>
      <w:r w:rsidR="008776B0" w:rsidRPr="001E2AC4">
        <w:rPr>
          <w:vertAlign w:val="subscript"/>
        </w:rPr>
        <w:t>max</w:t>
      </w:r>
      <w:r w:rsidR="008776B0">
        <w:t xml:space="preserve"> greater than 1 </w:t>
      </w:r>
      <w:r w:rsidR="00610657">
        <w:t>m</w:t>
      </w:r>
      <w:r w:rsidR="008776B0">
        <w:t>g/</w:t>
      </w:r>
      <w:r w:rsidR="00074291">
        <w:t>L but</w:t>
      </w:r>
      <w:r w:rsidR="008776B0">
        <w:t xml:space="preserve"> have a tendency to overestimate when C</w:t>
      </w:r>
      <w:r w:rsidR="008776B0" w:rsidRPr="001E2AC4">
        <w:rPr>
          <w:vertAlign w:val="subscript"/>
        </w:rPr>
        <w:t xml:space="preserve">max </w:t>
      </w:r>
      <w:r w:rsidR="008776B0">
        <w:t>is less than 1 mg/L.</w:t>
      </w:r>
      <w:r w:rsidR="00B079E0">
        <w:t xml:space="preserve"> </w:t>
      </w:r>
      <w:r w:rsidR="00610657">
        <w:t>C</w:t>
      </w:r>
      <w:r w:rsidR="00610657" w:rsidRPr="001E2AC4">
        <w:rPr>
          <w:vertAlign w:val="subscript"/>
        </w:rPr>
        <w:t>max</w:t>
      </w:r>
      <w:r w:rsidR="00610657">
        <w:t xml:space="preserve"> d</w:t>
      </w:r>
      <w:r w:rsidR="00D250F4">
        <w:t>epends on V</w:t>
      </w:r>
      <w:r w:rsidR="00D250F4" w:rsidRPr="001E2AC4">
        <w:rPr>
          <w:vertAlign w:val="subscript"/>
        </w:rPr>
        <w:t>d</w:t>
      </w:r>
      <w:r w:rsidR="00D250F4">
        <w:t xml:space="preserve"> (</w:t>
      </w:r>
      <w:r w:rsidR="00610657">
        <w:t>for intravenous doses C</w:t>
      </w:r>
      <w:r w:rsidR="00610657" w:rsidRPr="001E2AC4">
        <w:rPr>
          <w:vertAlign w:val="subscript"/>
        </w:rPr>
        <w:t xml:space="preserve">max </w:t>
      </w:r>
      <w:r w:rsidR="00610657">
        <w:t>= dose / V</w:t>
      </w:r>
      <w:r w:rsidR="00610657" w:rsidRPr="001E2AC4">
        <w:rPr>
          <w:vertAlign w:val="subscript"/>
        </w:rPr>
        <w:t>d</w:t>
      </w:r>
      <w:r w:rsidR="00D250F4">
        <w:t>).</w:t>
      </w:r>
      <w:r w:rsidR="008D0B87">
        <w:t xml:space="preserve"> </w:t>
      </w:r>
      <w:r w:rsidR="00FD711E">
        <w:t>Given that</w:t>
      </w:r>
      <w:r w:rsidR="00B079E0">
        <w:t xml:space="preserve"> the </w:t>
      </w:r>
      <w:r w:rsidR="00C517E3">
        <w:t xml:space="preserve">CvT </w:t>
      </w:r>
      <w:r w:rsidR="00B079E0">
        <w:t>data were relatively insensitive to HTTK parameters at early time points (</w:t>
      </w:r>
      <w:r w:rsidR="00B079E0" w:rsidRPr="00D8100D">
        <w:rPr>
          <w:color w:val="2B579A"/>
          <w:shd w:val="clear" w:color="auto" w:fill="E6E6E6"/>
        </w:rPr>
        <w:fldChar w:fldCharType="begin"/>
      </w:r>
      <w:r w:rsidR="00B079E0">
        <w:instrText xml:space="preserve"> REF _Ref79402840 \h </w:instrText>
      </w:r>
      <w:r w:rsidR="00B079E0" w:rsidRPr="00D8100D">
        <w:rPr>
          <w:color w:val="2B579A"/>
          <w:shd w:val="clear" w:color="auto" w:fill="E6E6E6"/>
        </w:rPr>
      </w:r>
      <w:r w:rsidR="00B079E0" w:rsidRPr="00D8100D">
        <w:rPr>
          <w:color w:val="2B579A"/>
          <w:shd w:val="clear" w:color="auto" w:fill="E6E6E6"/>
        </w:rPr>
        <w:fldChar w:fldCharType="separate"/>
      </w:r>
      <w:r w:rsidR="00834090">
        <w:t xml:space="preserve">Figure </w:t>
      </w:r>
      <w:r w:rsidR="00834090">
        <w:rPr>
          <w:noProof/>
        </w:rPr>
        <w:t>6</w:t>
      </w:r>
      <w:r w:rsidR="00B079E0" w:rsidRPr="00D8100D">
        <w:rPr>
          <w:color w:val="2B579A"/>
          <w:shd w:val="clear" w:color="auto" w:fill="E6E6E6"/>
        </w:rPr>
        <w:fldChar w:fldCharType="end"/>
      </w:r>
      <w:r w:rsidR="00B079E0">
        <w:t>),</w:t>
      </w:r>
      <w:r w:rsidR="00074291">
        <w:t xml:space="preserve"> as shown in </w:t>
      </w:r>
      <w:r w:rsidR="00074291" w:rsidRPr="00D8100D">
        <w:rPr>
          <w:color w:val="2B579A"/>
          <w:shd w:val="clear" w:color="auto" w:fill="E6E6E6"/>
        </w:rPr>
        <w:fldChar w:fldCharType="begin"/>
      </w:r>
      <w:r w:rsidR="00074291">
        <w:instrText xml:space="preserve"> REF _Ref167366307 \h </w:instrText>
      </w:r>
      <w:r w:rsidR="00074291" w:rsidRPr="00D8100D">
        <w:rPr>
          <w:color w:val="2B579A"/>
          <w:shd w:val="clear" w:color="auto" w:fill="E6E6E6"/>
        </w:rPr>
      </w:r>
      <w:r w:rsidR="00074291" w:rsidRPr="00D8100D">
        <w:rPr>
          <w:color w:val="2B579A"/>
          <w:shd w:val="clear" w:color="auto" w:fill="E6E6E6"/>
        </w:rPr>
        <w:fldChar w:fldCharType="separate"/>
      </w:r>
      <w:r w:rsidR="00834090">
        <w:t xml:space="preserve">Table </w:t>
      </w:r>
      <w:r w:rsidR="00834090">
        <w:rPr>
          <w:noProof/>
        </w:rPr>
        <w:t>6</w:t>
      </w:r>
      <w:r w:rsidR="00074291" w:rsidRPr="00D8100D">
        <w:rPr>
          <w:color w:val="2B579A"/>
          <w:shd w:val="clear" w:color="auto" w:fill="E6E6E6"/>
        </w:rPr>
        <w:fldChar w:fldCharType="end"/>
      </w:r>
      <w:r w:rsidR="00074291">
        <w:t>,</w:t>
      </w:r>
      <w:r w:rsidR="00B079E0">
        <w:t xml:space="preserve"> </w:t>
      </w:r>
      <w:r w:rsidR="00850753" w:rsidRPr="000116A8">
        <w:t xml:space="preserve">y-randomization </w:t>
      </w:r>
      <w:r w:rsidR="00B079E0">
        <w:t xml:space="preserve">was </w:t>
      </w:r>
      <w:r w:rsidR="00FD711E">
        <w:t xml:space="preserve">not </w:t>
      </w:r>
      <w:r w:rsidR="00A07908">
        <w:t xml:space="preserve">much </w:t>
      </w:r>
      <w:r w:rsidR="00B079E0">
        <w:t xml:space="preserve">worse </w:t>
      </w:r>
      <w:r w:rsidR="00850753" w:rsidRPr="000116A8">
        <w:t>for predicting V</w:t>
      </w:r>
      <w:r w:rsidR="00850753" w:rsidRPr="00836CD7">
        <w:rPr>
          <w:vertAlign w:val="subscript"/>
        </w:rPr>
        <w:t>d</w:t>
      </w:r>
      <w:r w:rsidR="00FD711E">
        <w:t xml:space="preserve"> when</w:t>
      </w:r>
      <w:r w:rsidR="00B079E0">
        <w:t xml:space="preserve"> compared with both </w:t>
      </w:r>
      <w:r w:rsidR="00E162F6" w:rsidRPr="00E162F6">
        <w:rPr>
          <w:i/>
        </w:rPr>
        <w:t>in vitro</w:t>
      </w:r>
      <w:r w:rsidR="00B079E0">
        <w:t xml:space="preserve"> data and QSPR-based predictions.</w:t>
      </w:r>
    </w:p>
    <w:p w14:paraId="63C3DA80" w14:textId="77777777" w:rsidR="007E0E78" w:rsidRDefault="007E0E78" w:rsidP="00BC60D9"/>
    <w:p w14:paraId="0589BE03" w14:textId="416C5F53" w:rsidR="007E0E78" w:rsidRDefault="007E0E78" w:rsidP="007E0E78">
      <w:pPr>
        <w:pStyle w:val="Caption"/>
      </w:pPr>
      <w:bookmarkStart w:id="71" w:name="_Ref167358423"/>
      <w:r>
        <w:t xml:space="preserve">Table </w:t>
      </w:r>
      <w:r>
        <w:fldChar w:fldCharType="begin"/>
      </w:r>
      <w:r>
        <w:instrText xml:space="preserve"> SEQ Table \* ARABIC </w:instrText>
      </w:r>
      <w:r>
        <w:fldChar w:fldCharType="separate"/>
      </w:r>
      <w:r w:rsidR="00834090">
        <w:rPr>
          <w:noProof/>
        </w:rPr>
        <w:t>5</w:t>
      </w:r>
      <w:r>
        <w:rPr>
          <w:noProof/>
        </w:rPr>
        <w:fldChar w:fldCharType="end"/>
      </w:r>
      <w:bookmarkEnd w:id="71"/>
      <w:r>
        <w:t xml:space="preserve"> Level 3 Analysis of predictions based on empirical model fits and a PBPK model (“HTTK”) parameterized with chemical specific values either measured </w:t>
      </w:r>
      <w:r w:rsidRPr="00E162F6">
        <w:t>in vitro</w:t>
      </w:r>
      <w:r>
        <w:t xml:space="preserve"> (“HTTK-InVitro”)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“HTTK-YRandom” indicates the HTTK PBPK model parameterized with a random permutation of the </w:t>
      </w:r>
      <w:r w:rsidRPr="00E162F6">
        <w:t>in vitro</w:t>
      </w:r>
      <w:r>
        <w:t xml:space="preserve"> data.</w:t>
      </w:r>
    </w:p>
    <w:tbl>
      <w:tblPr>
        <w:tblStyle w:val="TableGrid"/>
        <w:tblW w:w="0" w:type="auto"/>
        <w:tblLook w:val="04A0" w:firstRow="1" w:lastRow="0" w:firstColumn="1" w:lastColumn="0" w:noHBand="0" w:noVBand="1"/>
      </w:tblPr>
      <w:tblGrid>
        <w:gridCol w:w="1182"/>
        <w:gridCol w:w="960"/>
        <w:gridCol w:w="960"/>
        <w:gridCol w:w="960"/>
        <w:gridCol w:w="960"/>
        <w:gridCol w:w="960"/>
        <w:gridCol w:w="978"/>
        <w:gridCol w:w="960"/>
        <w:gridCol w:w="960"/>
      </w:tblGrid>
      <w:tr w:rsidR="007E0E78" w:rsidRPr="00AF482A" w14:paraId="39497133" w14:textId="77777777" w:rsidTr="008A000F">
        <w:trPr>
          <w:trHeight w:val="290"/>
        </w:trPr>
        <w:tc>
          <w:tcPr>
            <w:tcW w:w="1182" w:type="dxa"/>
            <w:noWrap/>
            <w:hideMark/>
          </w:tcPr>
          <w:p w14:paraId="104B3509" w14:textId="77777777" w:rsidR="007E0E78" w:rsidRPr="00AF482A" w:rsidRDefault="007E0E78" w:rsidP="008A000F">
            <w:pPr>
              <w:pStyle w:val="Caption"/>
            </w:pPr>
          </w:p>
        </w:tc>
        <w:tc>
          <w:tcPr>
            <w:tcW w:w="960" w:type="dxa"/>
            <w:noWrap/>
            <w:hideMark/>
          </w:tcPr>
          <w:p w14:paraId="303E59BC" w14:textId="27DF9BDD" w:rsidR="007E0E78" w:rsidRPr="00AF482A" w:rsidRDefault="00ED493C" w:rsidP="008A000F">
            <w:pPr>
              <w:pStyle w:val="Caption"/>
            </w:pPr>
            <w:r>
              <w:t>HT-PBTK</w:t>
            </w:r>
            <w:r w:rsidR="007E0E78" w:rsidRPr="00AF482A">
              <w:t>-InVitro</w:t>
            </w:r>
          </w:p>
        </w:tc>
        <w:tc>
          <w:tcPr>
            <w:tcW w:w="960" w:type="dxa"/>
            <w:noWrap/>
            <w:hideMark/>
          </w:tcPr>
          <w:p w14:paraId="6305555D" w14:textId="55BCD1FF" w:rsidR="007E0E78" w:rsidRPr="00AF482A" w:rsidRDefault="00ED493C" w:rsidP="008A000F">
            <w:pPr>
              <w:pStyle w:val="Caption"/>
            </w:pPr>
            <w:r>
              <w:t>HT-PBTK</w:t>
            </w:r>
            <w:r w:rsidR="007E0E78" w:rsidRPr="00AF482A">
              <w:t>-</w:t>
            </w:r>
            <w:r w:rsidR="007E0E78">
              <w:t>ADMET</w:t>
            </w:r>
          </w:p>
        </w:tc>
        <w:tc>
          <w:tcPr>
            <w:tcW w:w="960" w:type="dxa"/>
            <w:noWrap/>
            <w:hideMark/>
          </w:tcPr>
          <w:p w14:paraId="5EA8C958" w14:textId="37DB2005" w:rsidR="007E0E78" w:rsidRPr="00AF482A" w:rsidRDefault="00ED493C" w:rsidP="008A000F">
            <w:pPr>
              <w:pStyle w:val="Caption"/>
            </w:pPr>
            <w:r>
              <w:t>HT-PBTK</w:t>
            </w:r>
            <w:r w:rsidR="007E0E78" w:rsidRPr="00AF482A">
              <w:t>-Dawson</w:t>
            </w:r>
          </w:p>
        </w:tc>
        <w:tc>
          <w:tcPr>
            <w:tcW w:w="960" w:type="dxa"/>
            <w:noWrap/>
            <w:hideMark/>
          </w:tcPr>
          <w:p w14:paraId="0C4118C7" w14:textId="72B2B3A5" w:rsidR="007E0E78" w:rsidRPr="00AF482A" w:rsidRDefault="00ED493C" w:rsidP="008A000F">
            <w:pPr>
              <w:pStyle w:val="Caption"/>
            </w:pPr>
            <w:r>
              <w:t>HT-PBTK</w:t>
            </w:r>
            <w:r w:rsidR="007E0E78" w:rsidRPr="00AF482A">
              <w:t>-Pradeep</w:t>
            </w:r>
          </w:p>
        </w:tc>
        <w:tc>
          <w:tcPr>
            <w:tcW w:w="960" w:type="dxa"/>
            <w:noWrap/>
            <w:hideMark/>
          </w:tcPr>
          <w:p w14:paraId="38603BAC" w14:textId="181B19BF" w:rsidR="007E0E78" w:rsidRPr="00AF482A" w:rsidRDefault="00ED493C" w:rsidP="008A000F">
            <w:pPr>
              <w:pStyle w:val="Caption"/>
            </w:pPr>
            <w:r>
              <w:t>HT-PBTK</w:t>
            </w:r>
            <w:r w:rsidR="007E0E78" w:rsidRPr="00AF482A">
              <w:t>-OPERA</w:t>
            </w:r>
          </w:p>
        </w:tc>
        <w:tc>
          <w:tcPr>
            <w:tcW w:w="978" w:type="dxa"/>
            <w:noWrap/>
            <w:hideMark/>
          </w:tcPr>
          <w:p w14:paraId="5EDE03DC" w14:textId="3348E1BD" w:rsidR="007E0E78" w:rsidRPr="00AF482A" w:rsidRDefault="00ED493C" w:rsidP="008A000F">
            <w:pPr>
              <w:pStyle w:val="Caption"/>
            </w:pPr>
            <w:r>
              <w:t>HT-PBTK</w:t>
            </w:r>
            <w:r w:rsidR="007E0E78" w:rsidRPr="00AF482A">
              <w:t>-Consensus</w:t>
            </w:r>
          </w:p>
        </w:tc>
        <w:tc>
          <w:tcPr>
            <w:tcW w:w="960" w:type="dxa"/>
            <w:noWrap/>
            <w:hideMark/>
          </w:tcPr>
          <w:p w14:paraId="0646E89D" w14:textId="072F0276" w:rsidR="007E0E78" w:rsidRPr="00AF482A" w:rsidRDefault="00ED493C" w:rsidP="008A000F">
            <w:pPr>
              <w:pStyle w:val="Caption"/>
            </w:pPr>
            <w:r>
              <w:t>HT-PBTK</w:t>
            </w:r>
            <w:r w:rsidR="007E0E78" w:rsidRPr="00AF482A">
              <w:t>-YRandom</w:t>
            </w:r>
          </w:p>
        </w:tc>
        <w:tc>
          <w:tcPr>
            <w:tcW w:w="960" w:type="dxa"/>
            <w:noWrap/>
            <w:hideMark/>
          </w:tcPr>
          <w:p w14:paraId="695692C5" w14:textId="77777777" w:rsidR="007E0E78" w:rsidRPr="00AF482A" w:rsidRDefault="007E0E78" w:rsidP="008A000F">
            <w:pPr>
              <w:pStyle w:val="Caption"/>
            </w:pPr>
            <w:r w:rsidRPr="00E162F6">
              <w:t>In vivo</w:t>
            </w:r>
            <w:r w:rsidRPr="00AF482A">
              <w:t xml:space="preserve"> Fits</w:t>
            </w:r>
          </w:p>
        </w:tc>
      </w:tr>
      <w:tr w:rsidR="00EE128E" w:rsidRPr="00AF482A" w14:paraId="65696721" w14:textId="77777777" w:rsidTr="008A000F">
        <w:trPr>
          <w:trHeight w:val="290"/>
        </w:trPr>
        <w:tc>
          <w:tcPr>
            <w:tcW w:w="1182" w:type="dxa"/>
            <w:noWrap/>
            <w:hideMark/>
          </w:tcPr>
          <w:p w14:paraId="51887F01" w14:textId="77777777" w:rsidR="00EE128E" w:rsidRPr="00AF482A" w:rsidRDefault="00EE128E" w:rsidP="00EE128E">
            <w:pPr>
              <w:pStyle w:val="Caption"/>
            </w:pPr>
            <w:r w:rsidRPr="00AF482A">
              <w:t>Cmax RMSLE</w:t>
            </w:r>
          </w:p>
        </w:tc>
        <w:tc>
          <w:tcPr>
            <w:tcW w:w="960" w:type="dxa"/>
            <w:noWrap/>
            <w:vAlign w:val="bottom"/>
            <w:hideMark/>
          </w:tcPr>
          <w:p w14:paraId="7C7D1C28" w14:textId="40EF0494" w:rsidR="00EE128E" w:rsidRPr="00AF482A" w:rsidRDefault="00EE128E" w:rsidP="00EE128E">
            <w:pPr>
              <w:pStyle w:val="Caption"/>
            </w:pPr>
            <w:r>
              <w:rPr>
                <w:rFonts w:ascii="Calibri" w:hAnsi="Calibri" w:cs="Calibri"/>
                <w:color w:val="000000"/>
                <w:sz w:val="22"/>
                <w:szCs w:val="22"/>
              </w:rPr>
              <w:t>0.82 (58)</w:t>
            </w:r>
          </w:p>
        </w:tc>
        <w:tc>
          <w:tcPr>
            <w:tcW w:w="960" w:type="dxa"/>
            <w:noWrap/>
            <w:vAlign w:val="bottom"/>
            <w:hideMark/>
          </w:tcPr>
          <w:p w14:paraId="66AE1FB8" w14:textId="15BF8F6B" w:rsidR="00EE128E" w:rsidRPr="00AF482A" w:rsidRDefault="00EE128E" w:rsidP="00EE128E">
            <w:pPr>
              <w:pStyle w:val="Caption"/>
            </w:pPr>
            <w:r>
              <w:rPr>
                <w:rFonts w:ascii="Calibri" w:hAnsi="Calibri" w:cs="Calibri"/>
                <w:color w:val="000000"/>
                <w:sz w:val="22"/>
                <w:szCs w:val="22"/>
              </w:rPr>
              <w:t>0.92 (45)</w:t>
            </w:r>
          </w:p>
        </w:tc>
        <w:tc>
          <w:tcPr>
            <w:tcW w:w="960" w:type="dxa"/>
            <w:noWrap/>
            <w:vAlign w:val="bottom"/>
            <w:hideMark/>
          </w:tcPr>
          <w:p w14:paraId="4103B2FB" w14:textId="69333D97" w:rsidR="00EE128E" w:rsidRPr="00AF482A" w:rsidRDefault="00EE128E" w:rsidP="00EE128E">
            <w:pPr>
              <w:pStyle w:val="Caption"/>
            </w:pPr>
            <w:r>
              <w:rPr>
                <w:rFonts w:ascii="Calibri" w:hAnsi="Calibri" w:cs="Calibri"/>
                <w:color w:val="000000"/>
                <w:sz w:val="22"/>
                <w:szCs w:val="22"/>
              </w:rPr>
              <w:t>0.99 (43)</w:t>
            </w:r>
          </w:p>
        </w:tc>
        <w:tc>
          <w:tcPr>
            <w:tcW w:w="960" w:type="dxa"/>
            <w:noWrap/>
            <w:vAlign w:val="bottom"/>
            <w:hideMark/>
          </w:tcPr>
          <w:p w14:paraId="45F6188E" w14:textId="2C39AC07" w:rsidR="00EE128E" w:rsidRPr="00AF482A" w:rsidRDefault="00EE128E" w:rsidP="00EE128E">
            <w:pPr>
              <w:pStyle w:val="Caption"/>
            </w:pPr>
            <w:r>
              <w:rPr>
                <w:rFonts w:ascii="Calibri" w:hAnsi="Calibri" w:cs="Calibri"/>
                <w:color w:val="000000"/>
                <w:sz w:val="22"/>
                <w:szCs w:val="22"/>
              </w:rPr>
              <w:t>0.98 (38)</w:t>
            </w:r>
          </w:p>
        </w:tc>
        <w:tc>
          <w:tcPr>
            <w:tcW w:w="960" w:type="dxa"/>
            <w:noWrap/>
            <w:vAlign w:val="bottom"/>
            <w:hideMark/>
          </w:tcPr>
          <w:p w14:paraId="0D18E378" w14:textId="1C4BCC6B" w:rsidR="00EE128E" w:rsidRPr="00AF482A" w:rsidRDefault="00EE128E" w:rsidP="00EE128E">
            <w:pPr>
              <w:pStyle w:val="Caption"/>
            </w:pPr>
            <w:r>
              <w:rPr>
                <w:rFonts w:ascii="Calibri" w:hAnsi="Calibri" w:cs="Calibri"/>
                <w:color w:val="000000"/>
                <w:sz w:val="22"/>
                <w:szCs w:val="22"/>
              </w:rPr>
              <w:t>0.77 (34)</w:t>
            </w:r>
          </w:p>
        </w:tc>
        <w:tc>
          <w:tcPr>
            <w:tcW w:w="978" w:type="dxa"/>
            <w:noWrap/>
            <w:vAlign w:val="bottom"/>
            <w:hideMark/>
          </w:tcPr>
          <w:p w14:paraId="0EDB2AF1" w14:textId="1E37AA77" w:rsidR="00EE128E" w:rsidRPr="00AF482A" w:rsidRDefault="00EE128E" w:rsidP="00EE128E">
            <w:pPr>
              <w:pStyle w:val="Caption"/>
            </w:pPr>
            <w:r>
              <w:rPr>
                <w:rFonts w:ascii="Calibri" w:hAnsi="Calibri" w:cs="Calibri"/>
                <w:color w:val="000000"/>
                <w:sz w:val="22"/>
                <w:szCs w:val="22"/>
              </w:rPr>
              <w:t>0.81 (58)</w:t>
            </w:r>
          </w:p>
        </w:tc>
        <w:tc>
          <w:tcPr>
            <w:tcW w:w="960" w:type="dxa"/>
            <w:noWrap/>
            <w:vAlign w:val="bottom"/>
            <w:hideMark/>
          </w:tcPr>
          <w:p w14:paraId="090B29CF" w14:textId="289CB149" w:rsidR="00EE128E" w:rsidRPr="00AF482A" w:rsidRDefault="00EE128E" w:rsidP="00EE128E">
            <w:pPr>
              <w:pStyle w:val="Caption"/>
            </w:pPr>
            <w:r>
              <w:rPr>
                <w:rFonts w:ascii="Calibri" w:hAnsi="Calibri" w:cs="Calibri"/>
                <w:color w:val="000000"/>
                <w:sz w:val="22"/>
                <w:szCs w:val="22"/>
              </w:rPr>
              <w:t>1 (58)</w:t>
            </w:r>
          </w:p>
        </w:tc>
        <w:tc>
          <w:tcPr>
            <w:tcW w:w="960" w:type="dxa"/>
            <w:noWrap/>
            <w:vAlign w:val="bottom"/>
            <w:hideMark/>
          </w:tcPr>
          <w:p w14:paraId="0C4F9DE7" w14:textId="194CCEAB" w:rsidR="00EE128E" w:rsidRPr="00AF482A" w:rsidRDefault="00EE128E" w:rsidP="00EE128E">
            <w:pPr>
              <w:pStyle w:val="Caption"/>
            </w:pPr>
            <w:r>
              <w:rPr>
                <w:rFonts w:ascii="Calibri" w:hAnsi="Calibri" w:cs="Calibri"/>
                <w:color w:val="000000"/>
                <w:sz w:val="22"/>
                <w:szCs w:val="22"/>
              </w:rPr>
              <w:t>0.7 (50)</w:t>
            </w:r>
          </w:p>
        </w:tc>
      </w:tr>
      <w:tr w:rsidR="00EE128E" w:rsidRPr="00AF482A" w14:paraId="5CB8584E" w14:textId="77777777" w:rsidTr="008A000F">
        <w:trPr>
          <w:trHeight w:val="290"/>
        </w:trPr>
        <w:tc>
          <w:tcPr>
            <w:tcW w:w="1182" w:type="dxa"/>
            <w:noWrap/>
            <w:hideMark/>
          </w:tcPr>
          <w:p w14:paraId="17A65061" w14:textId="77777777" w:rsidR="00EE128E" w:rsidRPr="00AF482A" w:rsidRDefault="00EE128E" w:rsidP="00EE128E">
            <w:pPr>
              <w:pStyle w:val="Caption"/>
            </w:pPr>
            <w:r w:rsidRPr="00AF482A">
              <w:t>AUC RMSLE</w:t>
            </w:r>
          </w:p>
        </w:tc>
        <w:tc>
          <w:tcPr>
            <w:tcW w:w="960" w:type="dxa"/>
            <w:noWrap/>
            <w:vAlign w:val="bottom"/>
            <w:hideMark/>
          </w:tcPr>
          <w:p w14:paraId="62666896" w14:textId="6E1009DE" w:rsidR="00EE128E" w:rsidRPr="00AF482A" w:rsidRDefault="00EE128E" w:rsidP="00EE128E">
            <w:pPr>
              <w:pStyle w:val="Caption"/>
            </w:pPr>
            <w:r>
              <w:rPr>
                <w:rFonts w:ascii="Calibri" w:hAnsi="Calibri" w:cs="Calibri"/>
                <w:color w:val="000000"/>
                <w:sz w:val="22"/>
                <w:szCs w:val="22"/>
              </w:rPr>
              <w:t>1.3 (58)</w:t>
            </w:r>
          </w:p>
        </w:tc>
        <w:tc>
          <w:tcPr>
            <w:tcW w:w="960" w:type="dxa"/>
            <w:noWrap/>
            <w:vAlign w:val="bottom"/>
            <w:hideMark/>
          </w:tcPr>
          <w:p w14:paraId="0DC72A0C" w14:textId="51BD7D07" w:rsidR="00EE128E" w:rsidRPr="00AF482A" w:rsidRDefault="00EE128E" w:rsidP="00EE128E">
            <w:pPr>
              <w:pStyle w:val="Caption"/>
            </w:pPr>
            <w:r>
              <w:rPr>
                <w:rFonts w:ascii="Calibri" w:hAnsi="Calibri" w:cs="Calibri"/>
                <w:color w:val="000000"/>
                <w:sz w:val="22"/>
                <w:szCs w:val="22"/>
              </w:rPr>
              <w:t>1.4 (45)</w:t>
            </w:r>
          </w:p>
        </w:tc>
        <w:tc>
          <w:tcPr>
            <w:tcW w:w="960" w:type="dxa"/>
            <w:noWrap/>
            <w:vAlign w:val="bottom"/>
            <w:hideMark/>
          </w:tcPr>
          <w:p w14:paraId="2CA4C2E3" w14:textId="55E06E53" w:rsidR="00EE128E" w:rsidRPr="00AF482A" w:rsidRDefault="00EE128E" w:rsidP="00EE128E">
            <w:pPr>
              <w:pStyle w:val="Caption"/>
            </w:pPr>
            <w:r>
              <w:rPr>
                <w:rFonts w:ascii="Calibri" w:hAnsi="Calibri" w:cs="Calibri"/>
                <w:color w:val="000000"/>
                <w:sz w:val="22"/>
                <w:szCs w:val="22"/>
              </w:rPr>
              <w:t>1.5 (43)</w:t>
            </w:r>
          </w:p>
        </w:tc>
        <w:tc>
          <w:tcPr>
            <w:tcW w:w="960" w:type="dxa"/>
            <w:noWrap/>
            <w:vAlign w:val="bottom"/>
            <w:hideMark/>
          </w:tcPr>
          <w:p w14:paraId="47D53E9A" w14:textId="64E9C1D7" w:rsidR="00EE128E" w:rsidRPr="00AF482A" w:rsidRDefault="00EE128E" w:rsidP="00EE128E">
            <w:pPr>
              <w:pStyle w:val="Caption"/>
            </w:pPr>
            <w:r>
              <w:rPr>
                <w:rFonts w:ascii="Calibri" w:hAnsi="Calibri" w:cs="Calibri"/>
                <w:color w:val="000000"/>
                <w:sz w:val="22"/>
                <w:szCs w:val="22"/>
              </w:rPr>
              <w:t>1.5 (38)</w:t>
            </w:r>
          </w:p>
        </w:tc>
        <w:tc>
          <w:tcPr>
            <w:tcW w:w="960" w:type="dxa"/>
            <w:noWrap/>
            <w:vAlign w:val="bottom"/>
            <w:hideMark/>
          </w:tcPr>
          <w:p w14:paraId="5ACF865E" w14:textId="7B77706D" w:rsidR="00EE128E" w:rsidRPr="00AF482A" w:rsidRDefault="00EE128E" w:rsidP="00EE128E">
            <w:pPr>
              <w:pStyle w:val="Caption"/>
            </w:pPr>
            <w:r>
              <w:rPr>
                <w:rFonts w:ascii="Calibri" w:hAnsi="Calibri" w:cs="Calibri"/>
                <w:color w:val="000000"/>
                <w:sz w:val="22"/>
                <w:szCs w:val="22"/>
              </w:rPr>
              <w:t>1.3 (34)</w:t>
            </w:r>
          </w:p>
        </w:tc>
        <w:tc>
          <w:tcPr>
            <w:tcW w:w="978" w:type="dxa"/>
            <w:noWrap/>
            <w:vAlign w:val="bottom"/>
            <w:hideMark/>
          </w:tcPr>
          <w:p w14:paraId="6662979E" w14:textId="7AA100FB" w:rsidR="00EE128E" w:rsidRPr="00AF482A" w:rsidRDefault="00EE128E" w:rsidP="00EE128E">
            <w:pPr>
              <w:pStyle w:val="Caption"/>
            </w:pPr>
            <w:r>
              <w:rPr>
                <w:rFonts w:ascii="Calibri" w:hAnsi="Calibri" w:cs="Calibri"/>
                <w:color w:val="000000"/>
                <w:sz w:val="22"/>
                <w:szCs w:val="22"/>
              </w:rPr>
              <w:t>1.1 (58)</w:t>
            </w:r>
          </w:p>
        </w:tc>
        <w:tc>
          <w:tcPr>
            <w:tcW w:w="960" w:type="dxa"/>
            <w:noWrap/>
            <w:vAlign w:val="bottom"/>
            <w:hideMark/>
          </w:tcPr>
          <w:p w14:paraId="6F5F6F92" w14:textId="228C6F70" w:rsidR="00EE128E" w:rsidRPr="00AF482A" w:rsidRDefault="00EE128E" w:rsidP="00EE128E">
            <w:pPr>
              <w:pStyle w:val="Caption"/>
            </w:pPr>
            <w:r>
              <w:rPr>
                <w:rFonts w:ascii="Calibri" w:hAnsi="Calibri" w:cs="Calibri"/>
                <w:color w:val="000000"/>
                <w:sz w:val="22"/>
                <w:szCs w:val="22"/>
              </w:rPr>
              <w:t>1.9 (58)</w:t>
            </w:r>
          </w:p>
        </w:tc>
        <w:tc>
          <w:tcPr>
            <w:tcW w:w="960" w:type="dxa"/>
            <w:noWrap/>
            <w:vAlign w:val="bottom"/>
            <w:hideMark/>
          </w:tcPr>
          <w:p w14:paraId="3B4838D0" w14:textId="79103A42" w:rsidR="00EE128E" w:rsidRPr="00AF482A" w:rsidRDefault="00EE128E" w:rsidP="00EE128E">
            <w:pPr>
              <w:pStyle w:val="Caption"/>
            </w:pPr>
            <w:r>
              <w:rPr>
                <w:rFonts w:ascii="Calibri" w:hAnsi="Calibri" w:cs="Calibri"/>
                <w:color w:val="000000"/>
                <w:sz w:val="22"/>
                <w:szCs w:val="22"/>
              </w:rPr>
              <w:t>0.62 (50)</w:t>
            </w:r>
          </w:p>
        </w:tc>
      </w:tr>
    </w:tbl>
    <w:p w14:paraId="272092E3" w14:textId="77777777" w:rsidR="007E0E78" w:rsidRDefault="007E0E78" w:rsidP="007E0E78">
      <w:pPr>
        <w:pStyle w:val="Caption"/>
      </w:pPr>
    </w:p>
    <w:p w14:paraId="27AFCD2E" w14:textId="77777777" w:rsidR="007E0E78" w:rsidRPr="00AF482A" w:rsidRDefault="007E0E78" w:rsidP="007E0E78"/>
    <w:p w14:paraId="1E5F38D3" w14:textId="77777777" w:rsidR="007E0E78" w:rsidRDefault="007E0E78" w:rsidP="007E0E78">
      <w:pPr>
        <w:rPr>
          <w:color w:val="44546A" w:themeColor="text2"/>
          <w:sz w:val="18"/>
          <w:szCs w:val="18"/>
        </w:rPr>
      </w:pPr>
      <w:r>
        <w:br w:type="page"/>
      </w:r>
    </w:p>
    <w:p w14:paraId="54543448" w14:textId="61FF35F4" w:rsidR="00B079E0" w:rsidRDefault="009F3C21" w:rsidP="00BC60D9">
      <w:r>
        <w:lastRenderedPageBreak/>
        <w:t xml:space="preserve">The most discriminating data for judging HTTK-based </w:t>
      </w:r>
      <w:r w:rsidR="00A01EAC">
        <w:t xml:space="preserve">CvT </w:t>
      </w:r>
      <w:r>
        <w:t xml:space="preserve">predictions depend on the later time points which characterize metabolism and </w:t>
      </w:r>
      <w:r w:rsidR="00C73573">
        <w:t>excretion</w:t>
      </w:r>
      <w:r>
        <w:t xml:space="preserve"> and inform metrics such as AUC. </w:t>
      </w:r>
      <w:r w:rsidR="00B079E0">
        <w:rPr>
          <w:rFonts w:eastAsiaTheme="majorEastAsia"/>
        </w:rPr>
        <w:t xml:space="preserve">In </w:t>
      </w:r>
      <w:r w:rsidR="00B079E0" w:rsidRPr="00D8100D">
        <w:rPr>
          <w:color w:val="2B579A"/>
          <w:shd w:val="clear" w:color="auto" w:fill="E6E6E6"/>
        </w:rPr>
        <w:fldChar w:fldCharType="begin"/>
      </w:r>
      <w:r w:rsidR="00B079E0">
        <w:rPr>
          <w:rFonts w:eastAsiaTheme="majorEastAsia"/>
        </w:rPr>
        <w:instrText xml:space="preserve"> REF _Ref167358423 \h </w:instrText>
      </w:r>
      <w:r w:rsidR="00B079E0" w:rsidRPr="00D8100D">
        <w:rPr>
          <w:color w:val="2B579A"/>
          <w:shd w:val="clear" w:color="auto" w:fill="E6E6E6"/>
        </w:rPr>
      </w:r>
      <w:r w:rsidR="00B079E0" w:rsidRPr="00D8100D">
        <w:rPr>
          <w:color w:val="2B579A"/>
          <w:shd w:val="clear" w:color="auto" w:fill="E6E6E6"/>
        </w:rPr>
        <w:fldChar w:fldCharType="separate"/>
      </w:r>
      <w:r w:rsidR="00834090">
        <w:t xml:space="preserve">Table </w:t>
      </w:r>
      <w:r w:rsidR="00834090">
        <w:rPr>
          <w:noProof/>
        </w:rPr>
        <w:t>5</w:t>
      </w:r>
      <w:r w:rsidR="00B079E0" w:rsidRPr="00D8100D">
        <w:rPr>
          <w:color w:val="2B579A"/>
          <w:shd w:val="clear" w:color="auto" w:fill="E6E6E6"/>
        </w:rPr>
        <w:fldChar w:fldCharType="end"/>
      </w:r>
      <w:r w:rsidR="00B079E0">
        <w:rPr>
          <w:rFonts w:eastAsiaTheme="majorEastAsia"/>
        </w:rPr>
        <w:t xml:space="preserve"> we examine the ability to predict time-integrated area under the plasma concentration time course (Area Under the Curve or AUC). Again, the empirical fits give a clear best-case scenario, but here the y-randomization more clearly gives a worst-case scenario</w:t>
      </w:r>
      <w:r w:rsidR="00B079E0">
        <w:t xml:space="preserve">. </w:t>
      </w:r>
      <w:r w:rsidR="00E162F6" w:rsidRPr="00E162F6">
        <w:rPr>
          <w:i/>
          <w:iCs/>
        </w:rPr>
        <w:t>In vitro</w:t>
      </w:r>
      <w:r w:rsidR="00B079E0" w:rsidRPr="001E2AC4">
        <w:rPr>
          <w:i/>
          <w:iCs/>
        </w:rPr>
        <w:t xml:space="preserve"> </w:t>
      </w:r>
      <w:r w:rsidR="00B079E0">
        <w:t>measured HTTK data predict AUC with an RMSLE of 1.3, while the QSPRs range from RMSLE 1.3 to 1.5. The consensus QSPR predictions were the best model, with an RMSLE of 1.1.</w:t>
      </w:r>
    </w:p>
    <w:p w14:paraId="2C0ECD01" w14:textId="4320759B" w:rsidR="007E0E78" w:rsidRDefault="007E0E78" w:rsidP="007E0E78">
      <w:pPr>
        <w:pStyle w:val="Caption"/>
      </w:pPr>
      <w:bookmarkStart w:id="72" w:name="_Ref167366307"/>
      <w:r>
        <w:t xml:space="preserve">Table </w:t>
      </w:r>
      <w:r>
        <w:fldChar w:fldCharType="begin"/>
      </w:r>
      <w:r>
        <w:instrText xml:space="preserve"> SEQ Table \* ARABIC </w:instrText>
      </w:r>
      <w:r>
        <w:fldChar w:fldCharType="separate"/>
      </w:r>
      <w:r w:rsidR="00834090">
        <w:rPr>
          <w:noProof/>
        </w:rPr>
        <w:t>6</w:t>
      </w:r>
      <w:r>
        <w:rPr>
          <w:noProof/>
        </w:rPr>
        <w:fldChar w:fldCharType="end"/>
      </w:r>
      <w:bookmarkEnd w:id="72"/>
      <w:r>
        <w:t xml:space="preserve"> Analysis of predictions based on empirical model fits and a PBPK model (“HTTK”) parameterized with chemical specific values either measured </w:t>
      </w:r>
      <w:r w:rsidRPr="00E162F6">
        <w:t>in vitro</w:t>
      </w:r>
      <w:r>
        <w:t xml:space="preserve"> (“HTTK-InVitro”)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“HTTK-YRandom” indicates the HTTK PBPK model parameterized with a random permutation of the </w:t>
      </w:r>
      <w:r w:rsidRPr="00E162F6">
        <w:t>in vitro</w:t>
      </w:r>
      <w:r>
        <w:t xml:space="preserve"> data. </w:t>
      </w:r>
      <w:r w:rsidR="00ED1E30">
        <w:t xml:space="preserve">RMSLE is calculated on a log10 scale, such that RMSLE </w:t>
      </w:r>
      <w:r w:rsidR="007E01A6">
        <w:t>= 1 indicates ten-fold error, RMSLE = 2 indicates one hundred-fold error.</w:t>
      </w:r>
    </w:p>
    <w:tbl>
      <w:tblPr>
        <w:tblStyle w:val="TableGrid"/>
        <w:tblW w:w="0" w:type="auto"/>
        <w:tblLook w:val="04A0" w:firstRow="1" w:lastRow="0" w:firstColumn="1" w:lastColumn="0" w:noHBand="0" w:noVBand="1"/>
      </w:tblPr>
      <w:tblGrid>
        <w:gridCol w:w="1491"/>
        <w:gridCol w:w="759"/>
        <w:gridCol w:w="793"/>
        <w:gridCol w:w="880"/>
        <w:gridCol w:w="908"/>
        <w:gridCol w:w="786"/>
        <w:gridCol w:w="1095"/>
        <w:gridCol w:w="1009"/>
        <w:gridCol w:w="953"/>
        <w:gridCol w:w="676"/>
      </w:tblGrid>
      <w:tr w:rsidR="00730AFD" w:rsidRPr="00730AFD" w14:paraId="59E8BC2E" w14:textId="77777777" w:rsidTr="00730AFD">
        <w:trPr>
          <w:trHeight w:val="290"/>
        </w:trPr>
        <w:tc>
          <w:tcPr>
            <w:tcW w:w="1525" w:type="dxa"/>
            <w:noWrap/>
            <w:hideMark/>
          </w:tcPr>
          <w:p w14:paraId="478AD4FB" w14:textId="77777777" w:rsidR="0067581C" w:rsidRPr="00730AFD" w:rsidRDefault="0067581C" w:rsidP="00730AFD">
            <w:pPr>
              <w:spacing w:line="240" w:lineRule="auto"/>
              <w:rPr>
                <w:rFonts w:cstheme="minorHAnsi"/>
                <w:sz w:val="20"/>
                <w:szCs w:val="20"/>
              </w:rPr>
            </w:pPr>
          </w:p>
        </w:tc>
        <w:tc>
          <w:tcPr>
            <w:tcW w:w="581" w:type="dxa"/>
            <w:noWrap/>
            <w:hideMark/>
          </w:tcPr>
          <w:p w14:paraId="34198883" w14:textId="4C885F5C"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-InVitro</w:t>
            </w:r>
          </w:p>
        </w:tc>
        <w:tc>
          <w:tcPr>
            <w:tcW w:w="808" w:type="dxa"/>
            <w:noWrap/>
            <w:hideMark/>
          </w:tcPr>
          <w:p w14:paraId="5296CF92" w14:textId="0C799D8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-ADmet</w:t>
            </w:r>
          </w:p>
        </w:tc>
        <w:tc>
          <w:tcPr>
            <w:tcW w:w="898" w:type="dxa"/>
            <w:noWrap/>
            <w:hideMark/>
          </w:tcPr>
          <w:p w14:paraId="7EA606E7" w14:textId="2903044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-Dawson</w:t>
            </w:r>
          </w:p>
        </w:tc>
        <w:tc>
          <w:tcPr>
            <w:tcW w:w="927" w:type="dxa"/>
            <w:noWrap/>
            <w:hideMark/>
          </w:tcPr>
          <w:p w14:paraId="4263B737" w14:textId="6CA41E28"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-Pradeep</w:t>
            </w:r>
          </w:p>
        </w:tc>
        <w:tc>
          <w:tcPr>
            <w:tcW w:w="801" w:type="dxa"/>
            <w:noWrap/>
            <w:hideMark/>
          </w:tcPr>
          <w:p w14:paraId="06789705" w14:textId="1AB0DE76"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-OPERA</w:t>
            </w:r>
          </w:p>
        </w:tc>
        <w:tc>
          <w:tcPr>
            <w:tcW w:w="1119" w:type="dxa"/>
            <w:noWrap/>
            <w:hideMark/>
          </w:tcPr>
          <w:p w14:paraId="5B464CB8" w14:textId="253CC992"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-Consensus</w:t>
            </w:r>
          </w:p>
        </w:tc>
        <w:tc>
          <w:tcPr>
            <w:tcW w:w="1030" w:type="dxa"/>
            <w:noWrap/>
            <w:hideMark/>
          </w:tcPr>
          <w:p w14:paraId="32FA07A3" w14:textId="2EC6D79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-YRandom</w:t>
            </w:r>
          </w:p>
        </w:tc>
        <w:tc>
          <w:tcPr>
            <w:tcW w:w="973" w:type="dxa"/>
            <w:noWrap/>
            <w:hideMark/>
          </w:tcPr>
          <w:p w14:paraId="3D03B50F" w14:textId="77777777" w:rsidR="0067581C" w:rsidRPr="00730AFD" w:rsidRDefault="0067581C" w:rsidP="00730AFD">
            <w:pPr>
              <w:spacing w:line="240" w:lineRule="auto"/>
              <w:rPr>
                <w:rFonts w:cstheme="minorHAnsi"/>
                <w:sz w:val="20"/>
                <w:szCs w:val="20"/>
              </w:rPr>
            </w:pPr>
            <w:r w:rsidRPr="00730AFD">
              <w:rPr>
                <w:rFonts w:cstheme="minorHAnsi"/>
                <w:sz w:val="20"/>
                <w:szCs w:val="20"/>
              </w:rPr>
              <w:t>QSARINS</w:t>
            </w:r>
          </w:p>
        </w:tc>
        <w:tc>
          <w:tcPr>
            <w:tcW w:w="688" w:type="dxa"/>
            <w:noWrap/>
            <w:hideMark/>
          </w:tcPr>
          <w:p w14:paraId="5245C6CE" w14:textId="77777777" w:rsidR="0067581C" w:rsidRPr="00730AFD" w:rsidRDefault="0067581C" w:rsidP="00730AFD">
            <w:pPr>
              <w:spacing w:line="240" w:lineRule="auto"/>
              <w:rPr>
                <w:rFonts w:cstheme="minorHAnsi"/>
                <w:sz w:val="20"/>
                <w:szCs w:val="20"/>
              </w:rPr>
            </w:pPr>
            <w:r w:rsidRPr="00730AFD">
              <w:rPr>
                <w:rFonts w:cstheme="minorHAnsi"/>
                <w:sz w:val="20"/>
                <w:szCs w:val="20"/>
              </w:rPr>
              <w:t>IFS-QSAR</w:t>
            </w:r>
          </w:p>
        </w:tc>
      </w:tr>
      <w:tr w:rsidR="00730AFD" w:rsidRPr="00730AFD" w14:paraId="6F251E51" w14:textId="77777777" w:rsidTr="00ED7912">
        <w:trPr>
          <w:trHeight w:val="290"/>
        </w:trPr>
        <w:tc>
          <w:tcPr>
            <w:tcW w:w="1525" w:type="dxa"/>
            <w:noWrap/>
            <w:hideMark/>
          </w:tcPr>
          <w:p w14:paraId="50880767" w14:textId="77777777" w:rsidR="00360C1C" w:rsidRPr="00730AFD" w:rsidRDefault="00360C1C" w:rsidP="00730AFD">
            <w:pPr>
              <w:spacing w:line="240" w:lineRule="auto"/>
              <w:rPr>
                <w:rFonts w:cstheme="minorHAnsi"/>
                <w:sz w:val="20"/>
                <w:szCs w:val="20"/>
              </w:rPr>
            </w:pPr>
            <w:r w:rsidRPr="00730AFD">
              <w:rPr>
                <w:rFonts w:cstheme="minorHAnsi"/>
                <w:sz w:val="20"/>
                <w:szCs w:val="20"/>
              </w:rPr>
              <w:t>Half-Life RMSLE (In Vitro HTTK)</w:t>
            </w:r>
          </w:p>
        </w:tc>
        <w:tc>
          <w:tcPr>
            <w:tcW w:w="581" w:type="dxa"/>
            <w:noWrap/>
            <w:vAlign w:val="center"/>
            <w:hideMark/>
          </w:tcPr>
          <w:p w14:paraId="0D90DA54" w14:textId="048F2666"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808" w:type="dxa"/>
            <w:noWrap/>
            <w:vAlign w:val="center"/>
            <w:hideMark/>
          </w:tcPr>
          <w:p w14:paraId="09148F2D" w14:textId="2C0EF418"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98" w:type="dxa"/>
            <w:noWrap/>
            <w:vAlign w:val="center"/>
            <w:hideMark/>
          </w:tcPr>
          <w:p w14:paraId="74C56FD6" w14:textId="0D487060"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927" w:type="dxa"/>
            <w:noWrap/>
            <w:vAlign w:val="center"/>
            <w:hideMark/>
          </w:tcPr>
          <w:p w14:paraId="55605150" w14:textId="7503F6FD"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01" w:type="dxa"/>
            <w:noWrap/>
            <w:vAlign w:val="center"/>
            <w:hideMark/>
          </w:tcPr>
          <w:p w14:paraId="6B1C4B8B" w14:textId="61B2F61B"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119" w:type="dxa"/>
            <w:noWrap/>
            <w:vAlign w:val="center"/>
            <w:hideMark/>
          </w:tcPr>
          <w:p w14:paraId="378AF966" w14:textId="54170A11"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1030" w:type="dxa"/>
            <w:noWrap/>
            <w:vAlign w:val="center"/>
            <w:hideMark/>
          </w:tcPr>
          <w:p w14:paraId="698E9917" w14:textId="39111E4E" w:rsidR="00360C1C" w:rsidRPr="00730AFD" w:rsidRDefault="00360C1C" w:rsidP="00730AFD">
            <w:pPr>
              <w:spacing w:line="240" w:lineRule="auto"/>
              <w:rPr>
                <w:rFonts w:cstheme="minorHAnsi"/>
                <w:sz w:val="20"/>
                <w:szCs w:val="20"/>
              </w:rPr>
            </w:pPr>
            <w:r w:rsidRPr="00730AFD">
              <w:rPr>
                <w:rFonts w:cstheme="minorHAnsi"/>
                <w:sz w:val="20"/>
                <w:szCs w:val="20"/>
              </w:rPr>
              <w:t>2.7</w:t>
            </w:r>
          </w:p>
        </w:tc>
        <w:tc>
          <w:tcPr>
            <w:tcW w:w="973" w:type="dxa"/>
            <w:noWrap/>
            <w:vAlign w:val="center"/>
          </w:tcPr>
          <w:p w14:paraId="1E93FBCC" w14:textId="1F9C90A4" w:rsidR="00360C1C" w:rsidRPr="00730AFD" w:rsidRDefault="00ED7912" w:rsidP="00730AFD">
            <w:pPr>
              <w:spacing w:line="240" w:lineRule="auto"/>
              <w:rPr>
                <w:rFonts w:cstheme="minorHAnsi"/>
                <w:sz w:val="20"/>
                <w:szCs w:val="20"/>
              </w:rPr>
            </w:pPr>
            <w:r>
              <w:rPr>
                <w:rFonts w:cstheme="minorHAnsi"/>
                <w:sz w:val="20"/>
                <w:szCs w:val="20"/>
              </w:rPr>
              <w:t>0.71</w:t>
            </w:r>
          </w:p>
        </w:tc>
        <w:tc>
          <w:tcPr>
            <w:tcW w:w="688" w:type="dxa"/>
            <w:noWrap/>
            <w:vAlign w:val="center"/>
          </w:tcPr>
          <w:p w14:paraId="2E2F7EED" w14:textId="5E58AA45" w:rsidR="00ED7912" w:rsidRPr="00730AFD" w:rsidRDefault="00ED7912" w:rsidP="00730AFD">
            <w:pPr>
              <w:spacing w:line="240" w:lineRule="auto"/>
              <w:rPr>
                <w:rFonts w:cstheme="minorHAnsi"/>
                <w:sz w:val="20"/>
                <w:szCs w:val="20"/>
              </w:rPr>
            </w:pPr>
            <w:r>
              <w:rPr>
                <w:rFonts w:cstheme="minorHAnsi"/>
                <w:sz w:val="20"/>
                <w:szCs w:val="20"/>
              </w:rPr>
              <w:t>0.83</w:t>
            </w:r>
          </w:p>
        </w:tc>
      </w:tr>
      <w:tr w:rsidR="00730AFD" w:rsidRPr="00730AFD" w14:paraId="199D74D4" w14:textId="77777777" w:rsidTr="00730AFD">
        <w:trPr>
          <w:trHeight w:val="290"/>
        </w:trPr>
        <w:tc>
          <w:tcPr>
            <w:tcW w:w="1525" w:type="dxa"/>
            <w:noWrap/>
            <w:hideMark/>
          </w:tcPr>
          <w:p w14:paraId="7E08E98E" w14:textId="77777777" w:rsidR="00360C1C" w:rsidRPr="00730AFD" w:rsidRDefault="00360C1C" w:rsidP="00730AFD">
            <w:pPr>
              <w:spacing w:line="240" w:lineRule="auto"/>
              <w:rPr>
                <w:rFonts w:cstheme="minorHAnsi"/>
                <w:sz w:val="20"/>
                <w:szCs w:val="20"/>
              </w:rPr>
            </w:pPr>
            <w:r w:rsidRPr="00730AFD">
              <w:rPr>
                <w:rFonts w:cstheme="minorHAnsi"/>
                <w:sz w:val="20"/>
                <w:szCs w:val="20"/>
              </w:rPr>
              <w:t>Half-Life RMSLE (QSPR Intersection)</w:t>
            </w:r>
          </w:p>
        </w:tc>
        <w:tc>
          <w:tcPr>
            <w:tcW w:w="581" w:type="dxa"/>
            <w:noWrap/>
            <w:vAlign w:val="center"/>
            <w:hideMark/>
          </w:tcPr>
          <w:p w14:paraId="36F4EE96" w14:textId="4A149091"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8" w:type="dxa"/>
            <w:noWrap/>
            <w:vAlign w:val="center"/>
            <w:hideMark/>
          </w:tcPr>
          <w:p w14:paraId="6D71D006" w14:textId="621A623E"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898" w:type="dxa"/>
            <w:noWrap/>
            <w:vAlign w:val="center"/>
            <w:hideMark/>
          </w:tcPr>
          <w:p w14:paraId="424666B9" w14:textId="5DA26405"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927" w:type="dxa"/>
            <w:noWrap/>
            <w:vAlign w:val="center"/>
            <w:hideMark/>
          </w:tcPr>
          <w:p w14:paraId="21DF9A74" w14:textId="7B5172F9"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1A35266A" w14:textId="736D198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119" w:type="dxa"/>
            <w:noWrap/>
            <w:vAlign w:val="center"/>
            <w:hideMark/>
          </w:tcPr>
          <w:p w14:paraId="040F74EC" w14:textId="47D1DCCD"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030" w:type="dxa"/>
            <w:noWrap/>
            <w:vAlign w:val="center"/>
            <w:hideMark/>
          </w:tcPr>
          <w:p w14:paraId="60052EFD" w14:textId="6990EBCF"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hideMark/>
          </w:tcPr>
          <w:p w14:paraId="41E89506" w14:textId="0707B6C7" w:rsidR="00360C1C" w:rsidRPr="00730AFD" w:rsidRDefault="00ED7912" w:rsidP="00730AFD">
            <w:pPr>
              <w:spacing w:line="240" w:lineRule="auto"/>
              <w:rPr>
                <w:rFonts w:cstheme="minorHAnsi"/>
                <w:sz w:val="20"/>
                <w:szCs w:val="20"/>
              </w:rPr>
            </w:pPr>
            <w:r>
              <w:rPr>
                <w:rFonts w:cstheme="minorHAnsi"/>
                <w:sz w:val="20"/>
                <w:szCs w:val="20"/>
              </w:rPr>
              <w:t>0.93</w:t>
            </w:r>
          </w:p>
        </w:tc>
        <w:tc>
          <w:tcPr>
            <w:tcW w:w="688" w:type="dxa"/>
            <w:noWrap/>
            <w:vAlign w:val="center"/>
            <w:hideMark/>
          </w:tcPr>
          <w:p w14:paraId="12A9DD5A" w14:textId="24602463" w:rsidR="00360C1C" w:rsidRPr="00730AFD" w:rsidRDefault="00ED7912" w:rsidP="00730AFD">
            <w:pPr>
              <w:spacing w:line="240" w:lineRule="auto"/>
              <w:rPr>
                <w:rFonts w:cstheme="minorHAnsi"/>
                <w:sz w:val="20"/>
                <w:szCs w:val="20"/>
              </w:rPr>
            </w:pPr>
            <w:r>
              <w:rPr>
                <w:rFonts w:cstheme="minorHAnsi"/>
                <w:sz w:val="20"/>
                <w:szCs w:val="20"/>
              </w:rPr>
              <w:t>0.96</w:t>
            </w:r>
          </w:p>
        </w:tc>
      </w:tr>
      <w:tr w:rsidR="00730AFD" w:rsidRPr="00730AFD" w14:paraId="602D4828" w14:textId="77777777" w:rsidTr="00730AFD">
        <w:trPr>
          <w:trHeight w:val="290"/>
        </w:trPr>
        <w:tc>
          <w:tcPr>
            <w:tcW w:w="1525" w:type="dxa"/>
            <w:noWrap/>
            <w:hideMark/>
          </w:tcPr>
          <w:p w14:paraId="4897A628" w14:textId="77777777" w:rsidR="00360C1C" w:rsidRPr="00730AFD" w:rsidRDefault="00360C1C" w:rsidP="00730AFD">
            <w:pPr>
              <w:spacing w:line="240" w:lineRule="auto"/>
              <w:rPr>
                <w:rFonts w:cstheme="minorHAnsi"/>
                <w:sz w:val="20"/>
                <w:szCs w:val="20"/>
              </w:rPr>
            </w:pPr>
            <w:r w:rsidRPr="00730AFD">
              <w:rPr>
                <w:rFonts w:cstheme="minorHAnsi"/>
                <w:sz w:val="20"/>
                <w:szCs w:val="20"/>
              </w:rPr>
              <w:t>Cltot RMSLE (In Vitro HTTK)</w:t>
            </w:r>
          </w:p>
        </w:tc>
        <w:tc>
          <w:tcPr>
            <w:tcW w:w="581" w:type="dxa"/>
            <w:noWrap/>
            <w:vAlign w:val="center"/>
            <w:hideMark/>
          </w:tcPr>
          <w:p w14:paraId="7CCE2EC2" w14:textId="37302AF3"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808" w:type="dxa"/>
            <w:noWrap/>
            <w:vAlign w:val="center"/>
            <w:hideMark/>
          </w:tcPr>
          <w:p w14:paraId="0CE4CDB4" w14:textId="0335DD5B"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898" w:type="dxa"/>
            <w:noWrap/>
            <w:vAlign w:val="center"/>
            <w:hideMark/>
          </w:tcPr>
          <w:p w14:paraId="40B4245E" w14:textId="065AB9EF"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927" w:type="dxa"/>
            <w:noWrap/>
            <w:vAlign w:val="center"/>
            <w:hideMark/>
          </w:tcPr>
          <w:p w14:paraId="59E409E8" w14:textId="2E966B58"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01" w:type="dxa"/>
            <w:noWrap/>
            <w:vAlign w:val="center"/>
            <w:hideMark/>
          </w:tcPr>
          <w:p w14:paraId="1C5CE85E" w14:textId="44ABDA6B"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1119" w:type="dxa"/>
            <w:noWrap/>
            <w:vAlign w:val="center"/>
            <w:hideMark/>
          </w:tcPr>
          <w:p w14:paraId="334B24E2" w14:textId="2E51C475"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030" w:type="dxa"/>
            <w:noWrap/>
            <w:vAlign w:val="center"/>
            <w:hideMark/>
          </w:tcPr>
          <w:p w14:paraId="64D2B78F" w14:textId="6AE7D591" w:rsidR="00360C1C" w:rsidRPr="00730AFD" w:rsidRDefault="00360C1C" w:rsidP="00730AFD">
            <w:pPr>
              <w:spacing w:line="240" w:lineRule="auto"/>
              <w:rPr>
                <w:rFonts w:cstheme="minorHAnsi"/>
                <w:sz w:val="20"/>
                <w:szCs w:val="20"/>
              </w:rPr>
            </w:pPr>
            <w:r w:rsidRPr="00730AFD">
              <w:rPr>
                <w:rFonts w:cstheme="minorHAnsi"/>
                <w:sz w:val="20"/>
                <w:szCs w:val="20"/>
              </w:rPr>
              <w:t>2.5</w:t>
            </w:r>
          </w:p>
        </w:tc>
        <w:tc>
          <w:tcPr>
            <w:tcW w:w="973" w:type="dxa"/>
            <w:noWrap/>
            <w:vAlign w:val="center"/>
            <w:hideMark/>
          </w:tcPr>
          <w:p w14:paraId="02D8D167" w14:textId="12D1AA5A" w:rsidR="00360C1C" w:rsidRPr="00730AFD" w:rsidRDefault="00ED7912" w:rsidP="00730AFD">
            <w:pPr>
              <w:spacing w:line="240" w:lineRule="auto"/>
              <w:rPr>
                <w:rFonts w:cstheme="minorHAnsi"/>
                <w:sz w:val="20"/>
                <w:szCs w:val="20"/>
              </w:rPr>
            </w:pPr>
            <w:r>
              <w:rPr>
                <w:rFonts w:cstheme="minorHAnsi"/>
                <w:sz w:val="20"/>
                <w:szCs w:val="20"/>
              </w:rPr>
              <w:t>1.3</w:t>
            </w:r>
          </w:p>
        </w:tc>
        <w:tc>
          <w:tcPr>
            <w:tcW w:w="688" w:type="dxa"/>
            <w:noWrap/>
            <w:vAlign w:val="center"/>
            <w:hideMark/>
          </w:tcPr>
          <w:p w14:paraId="52E617D6" w14:textId="1374A6AA" w:rsidR="00360C1C" w:rsidRPr="00730AFD" w:rsidRDefault="00ED7912" w:rsidP="00730AFD">
            <w:pPr>
              <w:spacing w:line="240" w:lineRule="auto"/>
              <w:rPr>
                <w:rFonts w:cstheme="minorHAnsi"/>
                <w:sz w:val="20"/>
                <w:szCs w:val="20"/>
              </w:rPr>
            </w:pPr>
            <w:r>
              <w:rPr>
                <w:rFonts w:cstheme="minorHAnsi"/>
                <w:sz w:val="20"/>
                <w:szCs w:val="20"/>
              </w:rPr>
              <w:t>1.1</w:t>
            </w:r>
          </w:p>
        </w:tc>
      </w:tr>
      <w:tr w:rsidR="00360C1C" w:rsidRPr="00730AFD" w14:paraId="1100F440" w14:textId="77777777" w:rsidTr="00730AFD">
        <w:trPr>
          <w:trHeight w:val="290"/>
        </w:trPr>
        <w:tc>
          <w:tcPr>
            <w:tcW w:w="1525" w:type="dxa"/>
            <w:noWrap/>
            <w:hideMark/>
          </w:tcPr>
          <w:p w14:paraId="44360817" w14:textId="77777777" w:rsidR="00360C1C" w:rsidRPr="00730AFD" w:rsidRDefault="00360C1C" w:rsidP="00730AFD">
            <w:pPr>
              <w:spacing w:line="240" w:lineRule="auto"/>
              <w:rPr>
                <w:rFonts w:cstheme="minorHAnsi"/>
                <w:sz w:val="20"/>
                <w:szCs w:val="20"/>
              </w:rPr>
            </w:pPr>
            <w:r w:rsidRPr="00730AFD">
              <w:rPr>
                <w:rFonts w:cstheme="minorHAnsi"/>
                <w:sz w:val="20"/>
                <w:szCs w:val="20"/>
              </w:rPr>
              <w:t>CLtot RMSLE (QSPR Intersection)</w:t>
            </w:r>
          </w:p>
        </w:tc>
        <w:tc>
          <w:tcPr>
            <w:tcW w:w="581" w:type="dxa"/>
            <w:noWrap/>
            <w:vAlign w:val="center"/>
            <w:hideMark/>
          </w:tcPr>
          <w:p w14:paraId="67E120DC" w14:textId="63342F5D"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42B69534" w14:textId="6C4A364D"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98" w:type="dxa"/>
            <w:noWrap/>
            <w:vAlign w:val="center"/>
            <w:hideMark/>
          </w:tcPr>
          <w:p w14:paraId="7186BA56" w14:textId="2CD0AF3E"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927" w:type="dxa"/>
            <w:noWrap/>
            <w:vAlign w:val="center"/>
            <w:hideMark/>
          </w:tcPr>
          <w:p w14:paraId="58A77C43" w14:textId="0CBB45C6"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2C56FC78" w14:textId="7DFCE9D0"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119" w:type="dxa"/>
            <w:noWrap/>
            <w:vAlign w:val="center"/>
            <w:hideMark/>
          </w:tcPr>
          <w:p w14:paraId="2020512D" w14:textId="049430EB" w:rsidR="00360C1C" w:rsidRPr="00730AFD" w:rsidRDefault="00360C1C" w:rsidP="00730AFD">
            <w:pPr>
              <w:spacing w:line="240" w:lineRule="auto"/>
              <w:rPr>
                <w:rFonts w:cstheme="minorHAnsi"/>
                <w:sz w:val="20"/>
                <w:szCs w:val="20"/>
              </w:rPr>
            </w:pPr>
            <w:r w:rsidRPr="00730AFD">
              <w:rPr>
                <w:rFonts w:cstheme="minorHAnsi"/>
                <w:sz w:val="20"/>
                <w:szCs w:val="20"/>
              </w:rPr>
              <w:t>0.92</w:t>
            </w:r>
          </w:p>
        </w:tc>
        <w:tc>
          <w:tcPr>
            <w:tcW w:w="1030" w:type="dxa"/>
            <w:noWrap/>
            <w:vAlign w:val="center"/>
            <w:hideMark/>
          </w:tcPr>
          <w:p w14:paraId="12D6ED10" w14:textId="673DB276"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hideMark/>
          </w:tcPr>
          <w:p w14:paraId="5A513DC0" w14:textId="64E59A84" w:rsidR="00360C1C" w:rsidRPr="00730AFD" w:rsidRDefault="00ED7912" w:rsidP="00730AFD">
            <w:pPr>
              <w:spacing w:line="240" w:lineRule="auto"/>
              <w:rPr>
                <w:rFonts w:cstheme="minorHAnsi"/>
                <w:sz w:val="20"/>
                <w:szCs w:val="20"/>
              </w:rPr>
            </w:pPr>
            <w:r>
              <w:rPr>
                <w:rFonts w:cstheme="minorHAnsi"/>
                <w:sz w:val="20"/>
                <w:szCs w:val="20"/>
              </w:rPr>
              <w:t>1</w:t>
            </w:r>
          </w:p>
        </w:tc>
        <w:tc>
          <w:tcPr>
            <w:tcW w:w="688" w:type="dxa"/>
            <w:noWrap/>
            <w:vAlign w:val="center"/>
            <w:hideMark/>
          </w:tcPr>
          <w:p w14:paraId="79BADEC4" w14:textId="0E04C39F" w:rsidR="00360C1C" w:rsidRPr="00730AFD" w:rsidRDefault="00ED7912" w:rsidP="00730AFD">
            <w:pPr>
              <w:spacing w:line="240" w:lineRule="auto"/>
              <w:rPr>
                <w:rFonts w:cstheme="minorHAnsi"/>
                <w:sz w:val="20"/>
                <w:szCs w:val="20"/>
              </w:rPr>
            </w:pPr>
            <w:r>
              <w:rPr>
                <w:rFonts w:cstheme="minorHAnsi"/>
                <w:sz w:val="20"/>
                <w:szCs w:val="20"/>
              </w:rPr>
              <w:t>1.1</w:t>
            </w:r>
          </w:p>
        </w:tc>
      </w:tr>
      <w:tr w:rsidR="00360C1C" w:rsidRPr="00730AFD" w14:paraId="16EE5357" w14:textId="77777777" w:rsidTr="00730AFD">
        <w:trPr>
          <w:trHeight w:val="290"/>
        </w:trPr>
        <w:tc>
          <w:tcPr>
            <w:tcW w:w="1525" w:type="dxa"/>
            <w:noWrap/>
            <w:hideMark/>
          </w:tcPr>
          <w:p w14:paraId="6CA6F637" w14:textId="77777777" w:rsidR="00360C1C" w:rsidRPr="00730AFD" w:rsidRDefault="00360C1C" w:rsidP="00730AFD">
            <w:pPr>
              <w:spacing w:line="240" w:lineRule="auto"/>
              <w:rPr>
                <w:rFonts w:cstheme="minorHAnsi"/>
                <w:sz w:val="20"/>
                <w:szCs w:val="20"/>
              </w:rPr>
            </w:pPr>
            <w:r w:rsidRPr="00730AFD">
              <w:rPr>
                <w:rFonts w:cstheme="minorHAnsi"/>
                <w:sz w:val="20"/>
                <w:szCs w:val="20"/>
              </w:rPr>
              <w:t>Vd RMSLE (In Vitro HTTK)</w:t>
            </w:r>
          </w:p>
        </w:tc>
        <w:tc>
          <w:tcPr>
            <w:tcW w:w="581" w:type="dxa"/>
            <w:noWrap/>
            <w:vAlign w:val="center"/>
            <w:hideMark/>
          </w:tcPr>
          <w:p w14:paraId="5C409A4F" w14:textId="055AAD07"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356CAC21" w14:textId="2FF06396"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98" w:type="dxa"/>
            <w:noWrap/>
            <w:vAlign w:val="center"/>
            <w:hideMark/>
          </w:tcPr>
          <w:p w14:paraId="25144941" w14:textId="3024BA14"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927" w:type="dxa"/>
            <w:noWrap/>
            <w:vAlign w:val="center"/>
            <w:hideMark/>
          </w:tcPr>
          <w:p w14:paraId="164AFF3C" w14:textId="7A7B791D"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801" w:type="dxa"/>
            <w:noWrap/>
            <w:vAlign w:val="center"/>
            <w:hideMark/>
          </w:tcPr>
          <w:p w14:paraId="562E5240" w14:textId="1EEC907A"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119" w:type="dxa"/>
            <w:noWrap/>
            <w:vAlign w:val="center"/>
            <w:hideMark/>
          </w:tcPr>
          <w:p w14:paraId="4A163698" w14:textId="6F340654"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030" w:type="dxa"/>
            <w:noWrap/>
            <w:vAlign w:val="center"/>
            <w:hideMark/>
          </w:tcPr>
          <w:p w14:paraId="51393AC9" w14:textId="6E4FC302" w:rsidR="00360C1C" w:rsidRPr="00730AFD" w:rsidRDefault="00360C1C" w:rsidP="00730AFD">
            <w:pPr>
              <w:spacing w:line="240" w:lineRule="auto"/>
              <w:rPr>
                <w:rFonts w:cstheme="minorHAnsi"/>
                <w:sz w:val="20"/>
                <w:szCs w:val="20"/>
              </w:rPr>
            </w:pPr>
            <w:r w:rsidRPr="00730AFD">
              <w:rPr>
                <w:rFonts w:cstheme="minorHAnsi"/>
                <w:sz w:val="20"/>
                <w:szCs w:val="20"/>
              </w:rPr>
              <w:t>1.1</w:t>
            </w:r>
          </w:p>
        </w:tc>
        <w:tc>
          <w:tcPr>
            <w:tcW w:w="973" w:type="dxa"/>
            <w:noWrap/>
          </w:tcPr>
          <w:p w14:paraId="1B911B7F" w14:textId="09ECA3BB" w:rsidR="00360C1C" w:rsidRPr="00730AFD" w:rsidRDefault="00360C1C" w:rsidP="00730AFD">
            <w:pPr>
              <w:spacing w:line="240" w:lineRule="auto"/>
              <w:rPr>
                <w:rFonts w:cstheme="minorHAnsi"/>
                <w:sz w:val="20"/>
                <w:szCs w:val="20"/>
              </w:rPr>
            </w:pPr>
          </w:p>
        </w:tc>
        <w:tc>
          <w:tcPr>
            <w:tcW w:w="688" w:type="dxa"/>
            <w:noWrap/>
          </w:tcPr>
          <w:p w14:paraId="28D88EE3" w14:textId="449E59ED" w:rsidR="00360C1C" w:rsidRPr="00730AFD" w:rsidRDefault="00360C1C" w:rsidP="00730AFD">
            <w:pPr>
              <w:spacing w:line="240" w:lineRule="auto"/>
              <w:rPr>
                <w:rFonts w:cstheme="minorHAnsi"/>
                <w:sz w:val="20"/>
                <w:szCs w:val="20"/>
              </w:rPr>
            </w:pPr>
          </w:p>
        </w:tc>
      </w:tr>
      <w:tr w:rsidR="00360C1C" w:rsidRPr="00730AFD" w14:paraId="6BCD8954" w14:textId="77777777" w:rsidTr="00730AFD">
        <w:trPr>
          <w:trHeight w:val="290"/>
        </w:trPr>
        <w:tc>
          <w:tcPr>
            <w:tcW w:w="1525" w:type="dxa"/>
            <w:noWrap/>
            <w:hideMark/>
          </w:tcPr>
          <w:p w14:paraId="4FFFDEE9" w14:textId="77777777" w:rsidR="00360C1C" w:rsidRPr="00730AFD" w:rsidRDefault="00360C1C" w:rsidP="00730AFD">
            <w:pPr>
              <w:spacing w:line="240" w:lineRule="auto"/>
              <w:rPr>
                <w:rFonts w:cstheme="minorHAnsi"/>
                <w:sz w:val="20"/>
                <w:szCs w:val="20"/>
              </w:rPr>
            </w:pPr>
            <w:r w:rsidRPr="00730AFD">
              <w:rPr>
                <w:rFonts w:cstheme="minorHAnsi"/>
                <w:sz w:val="20"/>
                <w:szCs w:val="20"/>
              </w:rPr>
              <w:t>Vd RMSLE (QSPR Intersection)</w:t>
            </w:r>
          </w:p>
        </w:tc>
        <w:tc>
          <w:tcPr>
            <w:tcW w:w="581" w:type="dxa"/>
            <w:noWrap/>
            <w:vAlign w:val="center"/>
            <w:hideMark/>
          </w:tcPr>
          <w:p w14:paraId="2617743A" w14:textId="38703292" w:rsidR="00360C1C" w:rsidRPr="00730AFD" w:rsidRDefault="00360C1C" w:rsidP="00730AFD">
            <w:pPr>
              <w:spacing w:line="240" w:lineRule="auto"/>
              <w:rPr>
                <w:rFonts w:cstheme="minorHAnsi"/>
                <w:sz w:val="20"/>
                <w:szCs w:val="20"/>
              </w:rPr>
            </w:pPr>
            <w:r w:rsidRPr="00730AFD">
              <w:rPr>
                <w:rFonts w:cstheme="minorHAnsi"/>
                <w:sz w:val="20"/>
                <w:szCs w:val="20"/>
              </w:rPr>
              <w:t>1</w:t>
            </w:r>
          </w:p>
        </w:tc>
        <w:tc>
          <w:tcPr>
            <w:tcW w:w="808" w:type="dxa"/>
            <w:noWrap/>
            <w:vAlign w:val="center"/>
            <w:hideMark/>
          </w:tcPr>
          <w:p w14:paraId="6CD297E7" w14:textId="0F24B78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98" w:type="dxa"/>
            <w:noWrap/>
            <w:vAlign w:val="center"/>
            <w:hideMark/>
          </w:tcPr>
          <w:p w14:paraId="661A7A04" w14:textId="70CD330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927" w:type="dxa"/>
            <w:noWrap/>
            <w:vAlign w:val="center"/>
            <w:hideMark/>
          </w:tcPr>
          <w:p w14:paraId="20C7EA75" w14:textId="28924A4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1" w:type="dxa"/>
            <w:noWrap/>
            <w:vAlign w:val="center"/>
            <w:hideMark/>
          </w:tcPr>
          <w:p w14:paraId="307A5FC6" w14:textId="039C5A4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119" w:type="dxa"/>
            <w:noWrap/>
            <w:vAlign w:val="center"/>
            <w:hideMark/>
          </w:tcPr>
          <w:p w14:paraId="61B8FD87" w14:textId="67202DE0"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030" w:type="dxa"/>
            <w:noWrap/>
            <w:vAlign w:val="center"/>
            <w:hideMark/>
          </w:tcPr>
          <w:p w14:paraId="10E312A4" w14:textId="2B8CA0F0" w:rsidR="00360C1C" w:rsidRPr="00730AFD" w:rsidRDefault="00360C1C" w:rsidP="00730AFD">
            <w:pPr>
              <w:spacing w:line="240" w:lineRule="auto"/>
              <w:rPr>
                <w:rFonts w:cstheme="minorHAnsi"/>
                <w:sz w:val="20"/>
                <w:szCs w:val="20"/>
              </w:rPr>
            </w:pPr>
            <w:r w:rsidRPr="00730AFD">
              <w:rPr>
                <w:rFonts w:cstheme="minorHAnsi"/>
                <w:sz w:val="20"/>
                <w:szCs w:val="20"/>
              </w:rPr>
              <w:t>1.1</w:t>
            </w:r>
          </w:p>
        </w:tc>
        <w:tc>
          <w:tcPr>
            <w:tcW w:w="973" w:type="dxa"/>
            <w:noWrap/>
          </w:tcPr>
          <w:p w14:paraId="724ED4F3" w14:textId="20024382" w:rsidR="00360C1C" w:rsidRPr="00730AFD" w:rsidRDefault="00360C1C" w:rsidP="00730AFD">
            <w:pPr>
              <w:spacing w:line="240" w:lineRule="auto"/>
              <w:rPr>
                <w:rFonts w:cstheme="minorHAnsi"/>
                <w:sz w:val="20"/>
                <w:szCs w:val="20"/>
              </w:rPr>
            </w:pPr>
          </w:p>
        </w:tc>
        <w:tc>
          <w:tcPr>
            <w:tcW w:w="688" w:type="dxa"/>
            <w:noWrap/>
          </w:tcPr>
          <w:p w14:paraId="554C5108" w14:textId="5651ED1D" w:rsidR="00360C1C" w:rsidRPr="00730AFD" w:rsidRDefault="00360C1C" w:rsidP="00730AFD">
            <w:pPr>
              <w:spacing w:line="240" w:lineRule="auto"/>
              <w:rPr>
                <w:rFonts w:cstheme="minorHAnsi"/>
                <w:sz w:val="20"/>
                <w:szCs w:val="20"/>
              </w:rPr>
            </w:pPr>
          </w:p>
        </w:tc>
      </w:tr>
      <w:tr w:rsidR="00730AFD" w:rsidRPr="00730AFD" w14:paraId="743B140D" w14:textId="77777777" w:rsidTr="00ED7912">
        <w:trPr>
          <w:trHeight w:val="290"/>
        </w:trPr>
        <w:tc>
          <w:tcPr>
            <w:tcW w:w="1525" w:type="dxa"/>
            <w:noWrap/>
            <w:hideMark/>
          </w:tcPr>
          <w:p w14:paraId="471A4B29" w14:textId="77777777" w:rsidR="002F37C0" w:rsidRPr="00730AFD" w:rsidRDefault="002F37C0" w:rsidP="00730AFD">
            <w:pPr>
              <w:spacing w:line="240" w:lineRule="auto"/>
              <w:rPr>
                <w:rFonts w:cstheme="minorHAnsi"/>
                <w:sz w:val="20"/>
                <w:szCs w:val="20"/>
              </w:rPr>
            </w:pPr>
            <w:r w:rsidRPr="00730AFD">
              <w:rPr>
                <w:rFonts w:cstheme="minorHAnsi"/>
                <w:sz w:val="20"/>
                <w:szCs w:val="20"/>
              </w:rPr>
              <w:t>Css RMSLE (In Vitro HTTK)</w:t>
            </w:r>
          </w:p>
        </w:tc>
        <w:tc>
          <w:tcPr>
            <w:tcW w:w="581" w:type="dxa"/>
            <w:noWrap/>
            <w:hideMark/>
          </w:tcPr>
          <w:p w14:paraId="56C2303F" w14:textId="6E457AC7" w:rsidR="002F37C0" w:rsidRPr="00730AFD" w:rsidRDefault="002F37C0" w:rsidP="00730AFD">
            <w:pPr>
              <w:spacing w:line="240" w:lineRule="auto"/>
              <w:rPr>
                <w:rFonts w:cstheme="minorHAnsi"/>
                <w:sz w:val="20"/>
                <w:szCs w:val="20"/>
              </w:rPr>
            </w:pPr>
            <w:r w:rsidRPr="00730AFD">
              <w:rPr>
                <w:rFonts w:cstheme="minorHAnsi"/>
                <w:sz w:val="20"/>
                <w:szCs w:val="20"/>
              </w:rPr>
              <w:t>1.4</w:t>
            </w:r>
          </w:p>
        </w:tc>
        <w:tc>
          <w:tcPr>
            <w:tcW w:w="808" w:type="dxa"/>
            <w:noWrap/>
            <w:hideMark/>
          </w:tcPr>
          <w:p w14:paraId="72C1BE3F" w14:textId="3A874D2A"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898" w:type="dxa"/>
            <w:noWrap/>
            <w:hideMark/>
          </w:tcPr>
          <w:p w14:paraId="0DAC5D2B" w14:textId="10729AF8"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927" w:type="dxa"/>
            <w:noWrap/>
            <w:hideMark/>
          </w:tcPr>
          <w:p w14:paraId="287EEBDA" w14:textId="4F22610E"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801" w:type="dxa"/>
            <w:noWrap/>
            <w:hideMark/>
          </w:tcPr>
          <w:p w14:paraId="282ACAA3" w14:textId="0AD7A0C1"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1119" w:type="dxa"/>
            <w:noWrap/>
            <w:hideMark/>
          </w:tcPr>
          <w:p w14:paraId="0CAC8AC9" w14:textId="3D2BBFCD" w:rsidR="002F37C0" w:rsidRPr="00730AFD" w:rsidRDefault="002F37C0" w:rsidP="00730AFD">
            <w:pPr>
              <w:spacing w:line="240" w:lineRule="auto"/>
              <w:rPr>
                <w:rFonts w:cstheme="minorHAnsi"/>
                <w:sz w:val="20"/>
                <w:szCs w:val="20"/>
              </w:rPr>
            </w:pPr>
            <w:r w:rsidRPr="00730AFD">
              <w:rPr>
                <w:rFonts w:cstheme="minorHAnsi"/>
                <w:sz w:val="20"/>
                <w:szCs w:val="20"/>
              </w:rPr>
              <w:t>1.5</w:t>
            </w:r>
          </w:p>
        </w:tc>
        <w:tc>
          <w:tcPr>
            <w:tcW w:w="1030" w:type="dxa"/>
            <w:noWrap/>
            <w:hideMark/>
          </w:tcPr>
          <w:p w14:paraId="52550401" w14:textId="459E939D" w:rsidR="002F37C0" w:rsidRPr="00730AFD" w:rsidRDefault="002F37C0" w:rsidP="00730AFD">
            <w:pPr>
              <w:spacing w:line="240" w:lineRule="auto"/>
              <w:rPr>
                <w:rFonts w:cstheme="minorHAnsi"/>
                <w:sz w:val="20"/>
                <w:szCs w:val="20"/>
              </w:rPr>
            </w:pPr>
            <w:r w:rsidRPr="00730AFD">
              <w:rPr>
                <w:rFonts w:cstheme="minorHAnsi"/>
                <w:sz w:val="20"/>
                <w:szCs w:val="20"/>
              </w:rPr>
              <w:t>1.9</w:t>
            </w:r>
          </w:p>
        </w:tc>
        <w:tc>
          <w:tcPr>
            <w:tcW w:w="973" w:type="dxa"/>
            <w:noWrap/>
          </w:tcPr>
          <w:p w14:paraId="2287830A" w14:textId="01762274" w:rsidR="002F37C0" w:rsidRPr="00730AFD" w:rsidRDefault="00ED7912" w:rsidP="00730AFD">
            <w:pPr>
              <w:spacing w:line="240" w:lineRule="auto"/>
              <w:rPr>
                <w:rFonts w:cstheme="minorHAnsi"/>
                <w:sz w:val="20"/>
                <w:szCs w:val="20"/>
              </w:rPr>
            </w:pPr>
            <w:r>
              <w:rPr>
                <w:rFonts w:cstheme="minorHAnsi"/>
                <w:sz w:val="20"/>
                <w:szCs w:val="20"/>
              </w:rPr>
              <w:t>1.3</w:t>
            </w:r>
          </w:p>
        </w:tc>
        <w:tc>
          <w:tcPr>
            <w:tcW w:w="688" w:type="dxa"/>
            <w:noWrap/>
          </w:tcPr>
          <w:p w14:paraId="43BAE6F5" w14:textId="44392ACF" w:rsidR="002F37C0" w:rsidRPr="00730AFD" w:rsidRDefault="00ED7912" w:rsidP="00730AFD">
            <w:pPr>
              <w:spacing w:line="240" w:lineRule="auto"/>
              <w:rPr>
                <w:rFonts w:cstheme="minorHAnsi"/>
                <w:sz w:val="20"/>
                <w:szCs w:val="20"/>
              </w:rPr>
            </w:pPr>
            <w:r>
              <w:rPr>
                <w:rFonts w:cstheme="minorHAnsi"/>
                <w:sz w:val="20"/>
                <w:szCs w:val="20"/>
              </w:rPr>
              <w:t>1.1</w:t>
            </w:r>
          </w:p>
        </w:tc>
      </w:tr>
      <w:tr w:rsidR="00360C1C" w:rsidRPr="00730AFD" w14:paraId="4770B3E4" w14:textId="77777777" w:rsidTr="00ED7912">
        <w:trPr>
          <w:trHeight w:val="290"/>
        </w:trPr>
        <w:tc>
          <w:tcPr>
            <w:tcW w:w="1525" w:type="dxa"/>
            <w:noWrap/>
            <w:hideMark/>
          </w:tcPr>
          <w:p w14:paraId="197D28C4" w14:textId="77777777" w:rsidR="00360C1C" w:rsidRPr="00730AFD" w:rsidRDefault="00360C1C" w:rsidP="00730AFD">
            <w:pPr>
              <w:spacing w:line="240" w:lineRule="auto"/>
              <w:rPr>
                <w:rFonts w:cstheme="minorHAnsi"/>
                <w:sz w:val="20"/>
                <w:szCs w:val="20"/>
              </w:rPr>
            </w:pPr>
            <w:r w:rsidRPr="00730AFD">
              <w:rPr>
                <w:rFonts w:cstheme="minorHAnsi"/>
                <w:sz w:val="20"/>
                <w:szCs w:val="20"/>
              </w:rPr>
              <w:t>Css RMSLE (QSPR Intersection)</w:t>
            </w:r>
          </w:p>
        </w:tc>
        <w:tc>
          <w:tcPr>
            <w:tcW w:w="581" w:type="dxa"/>
            <w:noWrap/>
            <w:vAlign w:val="center"/>
            <w:hideMark/>
          </w:tcPr>
          <w:p w14:paraId="7191AC5C" w14:textId="13002AE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7C8E385C" w14:textId="665AA2FA"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98" w:type="dxa"/>
            <w:noWrap/>
            <w:vAlign w:val="center"/>
            <w:hideMark/>
          </w:tcPr>
          <w:p w14:paraId="771513D6" w14:textId="19F09CFB"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927" w:type="dxa"/>
            <w:noWrap/>
            <w:vAlign w:val="center"/>
            <w:hideMark/>
          </w:tcPr>
          <w:p w14:paraId="7EA6E0AA" w14:textId="5CE488B7"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6305D790" w14:textId="15ACF22B"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119" w:type="dxa"/>
            <w:noWrap/>
            <w:vAlign w:val="center"/>
            <w:hideMark/>
          </w:tcPr>
          <w:p w14:paraId="722B8840" w14:textId="09EB8446" w:rsidR="00360C1C" w:rsidRPr="00730AFD" w:rsidRDefault="00360C1C" w:rsidP="00730AFD">
            <w:pPr>
              <w:spacing w:line="240" w:lineRule="auto"/>
              <w:rPr>
                <w:rFonts w:cstheme="minorHAnsi"/>
                <w:sz w:val="20"/>
                <w:szCs w:val="20"/>
              </w:rPr>
            </w:pPr>
            <w:r w:rsidRPr="00730AFD">
              <w:rPr>
                <w:rFonts w:cstheme="minorHAnsi"/>
                <w:sz w:val="20"/>
                <w:szCs w:val="20"/>
              </w:rPr>
              <w:t>0.92</w:t>
            </w:r>
          </w:p>
        </w:tc>
        <w:tc>
          <w:tcPr>
            <w:tcW w:w="1030" w:type="dxa"/>
            <w:noWrap/>
            <w:vAlign w:val="center"/>
            <w:hideMark/>
          </w:tcPr>
          <w:p w14:paraId="0B16F065" w14:textId="0C81CE48"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tcPr>
          <w:p w14:paraId="0A1110F6" w14:textId="602C2BA4" w:rsidR="00360C1C" w:rsidRPr="00730AFD" w:rsidRDefault="00ED7912" w:rsidP="00730AFD">
            <w:pPr>
              <w:spacing w:line="240" w:lineRule="auto"/>
              <w:rPr>
                <w:rFonts w:cstheme="minorHAnsi"/>
                <w:sz w:val="20"/>
                <w:szCs w:val="20"/>
              </w:rPr>
            </w:pPr>
            <w:r>
              <w:rPr>
                <w:rFonts w:cstheme="minorHAnsi"/>
                <w:sz w:val="20"/>
                <w:szCs w:val="20"/>
              </w:rPr>
              <w:t>1</w:t>
            </w:r>
          </w:p>
        </w:tc>
        <w:tc>
          <w:tcPr>
            <w:tcW w:w="688" w:type="dxa"/>
            <w:noWrap/>
            <w:vAlign w:val="center"/>
          </w:tcPr>
          <w:p w14:paraId="4BC45EAB" w14:textId="2DE93A6F" w:rsidR="00360C1C" w:rsidRPr="00730AFD" w:rsidRDefault="00ED7912" w:rsidP="00730AFD">
            <w:pPr>
              <w:spacing w:line="240" w:lineRule="auto"/>
              <w:rPr>
                <w:rFonts w:cstheme="minorHAnsi"/>
                <w:sz w:val="20"/>
                <w:szCs w:val="20"/>
              </w:rPr>
            </w:pPr>
            <w:r>
              <w:rPr>
                <w:rFonts w:cstheme="minorHAnsi"/>
                <w:sz w:val="20"/>
                <w:szCs w:val="20"/>
              </w:rPr>
              <w:t>1.1</w:t>
            </w:r>
          </w:p>
        </w:tc>
      </w:tr>
    </w:tbl>
    <w:p w14:paraId="26D6230F" w14:textId="77777777" w:rsidR="009F3C21" w:rsidRDefault="009F3C21" w:rsidP="00BC60D9"/>
    <w:p w14:paraId="02E84C3C" w14:textId="115B1A08" w:rsidR="00A37098" w:rsidRDefault="000A7FF4" w:rsidP="00BC60D9">
      <w:pPr>
        <w:rPr>
          <w:rFonts w:eastAsiaTheme="majorEastAsia"/>
        </w:rPr>
      </w:pPr>
      <w:r w:rsidRPr="000116A8">
        <w:t>In</w:t>
      </w:r>
      <w:r w:rsidR="003A2624">
        <w:t xml:space="preserve"> </w:t>
      </w:r>
      <w:r w:rsidR="003A2624" w:rsidRPr="00D8100D">
        <w:rPr>
          <w:color w:val="2B579A"/>
          <w:shd w:val="clear" w:color="auto" w:fill="E6E6E6"/>
        </w:rPr>
        <w:fldChar w:fldCharType="begin"/>
      </w:r>
      <w:r w:rsidR="003A2624">
        <w:instrText xml:space="preserve"> REF _Ref167366307 \h </w:instrText>
      </w:r>
      <w:r w:rsidR="003A2624" w:rsidRPr="00D8100D">
        <w:rPr>
          <w:color w:val="2B579A"/>
          <w:shd w:val="clear" w:color="auto" w:fill="E6E6E6"/>
        </w:rPr>
      </w:r>
      <w:r w:rsidR="003A2624" w:rsidRPr="00D8100D">
        <w:rPr>
          <w:color w:val="2B579A"/>
          <w:shd w:val="clear" w:color="auto" w:fill="E6E6E6"/>
        </w:rPr>
        <w:fldChar w:fldCharType="separate"/>
      </w:r>
      <w:r w:rsidR="00834090">
        <w:t xml:space="preserve">Table </w:t>
      </w:r>
      <w:r w:rsidR="00834090">
        <w:rPr>
          <w:noProof/>
        </w:rPr>
        <w:t>6</w:t>
      </w:r>
      <w:r w:rsidR="003A2624" w:rsidRPr="00D8100D">
        <w:rPr>
          <w:color w:val="2B579A"/>
          <w:shd w:val="clear" w:color="auto" w:fill="E6E6E6"/>
        </w:rPr>
        <w:fldChar w:fldCharType="end"/>
      </w:r>
      <w:r w:rsidR="003A2624">
        <w:t>,</w:t>
      </w:r>
      <w:r w:rsidRPr="000116A8">
        <w:t xml:space="preserve"> </w:t>
      </w:r>
      <w:r w:rsidR="006F5502" w:rsidRPr="000116A8">
        <w:t>we</w:t>
      </w:r>
      <w:r w:rsidR="003A2624">
        <w:t xml:space="preserve"> also examine two quantities that inform our ability to predict AUC at late time points -- </w:t>
      </w:r>
      <w:r w:rsidR="003A2624" w:rsidRPr="000116A8">
        <w:t>t</w:t>
      </w:r>
      <w:r w:rsidR="003A2624" w:rsidRPr="00296CF3">
        <w:rPr>
          <w:vertAlign w:val="subscript"/>
        </w:rPr>
        <w:t>half</w:t>
      </w:r>
      <w:r w:rsidR="003A2624">
        <w:rPr>
          <w:vertAlign w:val="subscript"/>
        </w:rPr>
        <w:t xml:space="preserve"> </w:t>
      </w:r>
      <w:r w:rsidR="003A2624" w:rsidRPr="001E2AC4">
        <w:t xml:space="preserve">and </w:t>
      </w:r>
      <w:r w:rsidR="003A2624">
        <w:t>CL</w:t>
      </w:r>
      <w:r w:rsidR="003A2624" w:rsidRPr="00836CD7">
        <w:rPr>
          <w:vertAlign w:val="subscript"/>
        </w:rPr>
        <w:t>tot</w:t>
      </w:r>
      <w:r w:rsidR="006F5502" w:rsidRPr="000116A8">
        <w:t xml:space="preserve"> examine predicted vs. observed t</w:t>
      </w:r>
      <w:r w:rsidR="006F5502" w:rsidRPr="00296CF3">
        <w:rPr>
          <w:vertAlign w:val="subscript"/>
        </w:rPr>
        <w:t>half</w:t>
      </w:r>
      <w:r w:rsidR="006F5502" w:rsidRPr="000116A8">
        <w:t xml:space="preserve">. </w:t>
      </w:r>
      <w:r w:rsidR="003A2624">
        <w:rPr>
          <w:rFonts w:eastAsiaTheme="majorEastAsia"/>
        </w:rPr>
        <w:t xml:space="preserve">Most of the models and the </w:t>
      </w:r>
      <w:r w:rsidR="00E162F6" w:rsidRPr="00E162F6">
        <w:rPr>
          <w:rFonts w:eastAsiaTheme="majorEastAsia"/>
          <w:i/>
        </w:rPr>
        <w:t>in vitro</w:t>
      </w:r>
      <w:r w:rsidR="003A2624">
        <w:rPr>
          <w:rFonts w:eastAsiaTheme="majorEastAsia"/>
        </w:rPr>
        <w:t xml:space="preserve"> measured data were </w:t>
      </w:r>
      <w:r w:rsidR="00A53228">
        <w:rPr>
          <w:rFonts w:eastAsiaTheme="majorEastAsia"/>
        </w:rPr>
        <w:t>unsuccessful</w:t>
      </w:r>
      <w:r w:rsidR="003A2624">
        <w:rPr>
          <w:rFonts w:eastAsiaTheme="majorEastAsia"/>
        </w:rPr>
        <w:t xml:space="preserve"> for predicting </w:t>
      </w:r>
      <w:r w:rsidR="003A2624" w:rsidRPr="000116A8">
        <w:t>t</w:t>
      </w:r>
      <w:r w:rsidR="003A2624" w:rsidRPr="00296CF3">
        <w:rPr>
          <w:vertAlign w:val="subscript"/>
        </w:rPr>
        <w:t>half</w:t>
      </w:r>
      <w:r w:rsidR="003A2624">
        <w:rPr>
          <w:vertAlign w:val="subscript"/>
        </w:rPr>
        <w:t xml:space="preserve">, </w:t>
      </w:r>
      <w:r w:rsidR="003A2624">
        <w:rPr>
          <w:rFonts w:eastAsiaTheme="majorEastAsia"/>
        </w:rPr>
        <w:t xml:space="preserve">with RMSLE indicating errors </w:t>
      </w:r>
      <w:r w:rsidR="00F51B60">
        <w:rPr>
          <w:rFonts w:eastAsiaTheme="majorEastAsia"/>
        </w:rPr>
        <w:t>between 1.</w:t>
      </w:r>
      <w:r w:rsidR="00ED7912">
        <w:rPr>
          <w:rFonts w:eastAsiaTheme="majorEastAsia"/>
        </w:rPr>
        <w:t>3</w:t>
      </w:r>
      <w:r w:rsidR="00901CE9">
        <w:rPr>
          <w:rFonts w:eastAsiaTheme="majorEastAsia"/>
        </w:rPr>
        <w:t xml:space="preserve"> </w:t>
      </w:r>
      <w:r w:rsidR="00F51B60">
        <w:rPr>
          <w:rFonts w:eastAsiaTheme="majorEastAsia"/>
        </w:rPr>
        <w:t xml:space="preserve">and </w:t>
      </w:r>
      <w:r w:rsidR="00901CE9">
        <w:rPr>
          <w:rFonts w:eastAsiaTheme="majorEastAsia"/>
        </w:rPr>
        <w:t>1.</w:t>
      </w:r>
      <w:r w:rsidR="00ED7912">
        <w:rPr>
          <w:rFonts w:eastAsiaTheme="majorEastAsia"/>
        </w:rPr>
        <w:t>6</w:t>
      </w:r>
      <w:r w:rsidR="00F51B60">
        <w:rPr>
          <w:rFonts w:eastAsiaTheme="majorEastAsia"/>
        </w:rPr>
        <w:t xml:space="preserve"> (</w:t>
      </w:r>
      <w:r w:rsidR="00B06FC8" w:rsidRPr="0089623E">
        <w:rPr>
          <w:rFonts w:eastAsiaTheme="majorEastAsia"/>
          <w:shd w:val="clear" w:color="auto" w:fill="FFFF00"/>
        </w:rPr>
        <w:t>2</w:t>
      </w:r>
      <w:r w:rsidR="00894093">
        <w:rPr>
          <w:rFonts w:eastAsiaTheme="majorEastAsia"/>
          <w:shd w:val="clear" w:color="auto" w:fill="FFFF00"/>
        </w:rPr>
        <w:t>0</w:t>
      </w:r>
      <w:r w:rsidR="00E16E6E" w:rsidRPr="0089623E">
        <w:rPr>
          <w:rFonts w:eastAsiaTheme="majorEastAsia"/>
          <w:shd w:val="clear" w:color="auto" w:fill="FFFF00"/>
        </w:rPr>
        <w:t>-fold to</w:t>
      </w:r>
      <w:r w:rsidR="00B06FC8" w:rsidRPr="0089623E">
        <w:rPr>
          <w:rFonts w:eastAsiaTheme="majorEastAsia"/>
          <w:shd w:val="clear" w:color="auto" w:fill="FFFF00"/>
        </w:rPr>
        <w:t xml:space="preserve"> </w:t>
      </w:r>
      <w:r w:rsidR="00894093">
        <w:rPr>
          <w:rFonts w:eastAsiaTheme="majorEastAsia"/>
          <w:shd w:val="clear" w:color="auto" w:fill="FFFF00"/>
        </w:rPr>
        <w:t>4</w:t>
      </w:r>
      <w:r w:rsidR="00B06FC8" w:rsidRPr="0089623E">
        <w:rPr>
          <w:rFonts w:eastAsiaTheme="majorEastAsia"/>
          <w:shd w:val="clear" w:color="auto" w:fill="FFFF00"/>
        </w:rPr>
        <w:t>0-</w:t>
      </w:r>
      <w:r w:rsidR="00E16E6E" w:rsidRPr="0089623E">
        <w:rPr>
          <w:rFonts w:eastAsiaTheme="majorEastAsia"/>
          <w:shd w:val="clear" w:color="auto" w:fill="FFFF00"/>
        </w:rPr>
        <w:t>fold)</w:t>
      </w:r>
      <w:r w:rsidR="003A2624" w:rsidRPr="0089623E">
        <w:rPr>
          <w:rFonts w:eastAsiaTheme="majorEastAsia"/>
          <w:highlight w:val="yellow"/>
          <w:shd w:val="clear" w:color="auto" w:fill="FFFF00"/>
        </w:rPr>
        <w:t>.</w:t>
      </w:r>
      <w:r w:rsidR="003A2624" w:rsidRPr="00F667DB">
        <w:rPr>
          <w:rFonts w:eastAsiaTheme="majorEastAsia"/>
          <w:highlight w:val="yellow"/>
        </w:rPr>
        <w:t xml:space="preserve"> </w:t>
      </w:r>
      <w:r w:rsidR="00894093">
        <w:t xml:space="preserve">The QSPR models that were trained specifically to </w:t>
      </w:r>
      <w:r w:rsidR="00894093" w:rsidRPr="000116A8">
        <w:t>t</w:t>
      </w:r>
      <w:r w:rsidR="00894093" w:rsidRPr="00296CF3">
        <w:rPr>
          <w:vertAlign w:val="subscript"/>
        </w:rPr>
        <w:t>half</w:t>
      </w:r>
      <w:r w:rsidR="00894093">
        <w:rPr>
          <w:vertAlign w:val="subscript"/>
        </w:rPr>
        <w:t xml:space="preserve">, </w:t>
      </w:r>
      <w:r w:rsidR="00894093">
        <w:t xml:space="preserve">data (rather than </w:t>
      </w:r>
      <w:r w:rsidR="00894093" w:rsidRPr="00894093">
        <w:rPr>
          <w:i/>
          <w:iCs/>
        </w:rPr>
        <w:t>in vitro</w:t>
      </w:r>
      <w:r w:rsidR="00894093">
        <w:t xml:space="preserve"> measured C</w:t>
      </w:r>
      <w:r w:rsidR="00894093" w:rsidRPr="00894093">
        <w:t>l</w:t>
      </w:r>
      <w:r w:rsidR="00894093" w:rsidRPr="00894093">
        <w:rPr>
          <w:vertAlign w:val="subscript"/>
        </w:rPr>
        <w:t>int</w:t>
      </w:r>
      <w:r w:rsidR="00894093">
        <w:t xml:space="preserve"> and f</w:t>
      </w:r>
      <w:r w:rsidR="00894093" w:rsidRPr="00894093">
        <w:rPr>
          <w:vertAlign w:val="subscript"/>
        </w:rPr>
        <w:t>up</w:t>
      </w:r>
      <w:r w:rsidR="00894093">
        <w:t>) produce notably better predictions, with RMSLE indicating errors less than a factor of ten.</w:t>
      </w:r>
      <w:r w:rsidR="00A25EF7">
        <w:t xml:space="preserve"> </w:t>
      </w:r>
      <w:r w:rsidR="003A2624">
        <w:t xml:space="preserve">Finally, in </w:t>
      </w:r>
      <w:r w:rsidR="003A2624" w:rsidRPr="00D8100D">
        <w:rPr>
          <w:color w:val="2B579A"/>
          <w:shd w:val="clear" w:color="auto" w:fill="E6E6E6"/>
        </w:rPr>
        <w:fldChar w:fldCharType="begin"/>
      </w:r>
      <w:r w:rsidR="003A2624">
        <w:instrText xml:space="preserve"> REF _Ref167366307 \h </w:instrText>
      </w:r>
      <w:r w:rsidR="003A2624" w:rsidRPr="00D8100D">
        <w:rPr>
          <w:color w:val="2B579A"/>
          <w:shd w:val="clear" w:color="auto" w:fill="E6E6E6"/>
        </w:rPr>
      </w:r>
      <w:r w:rsidR="003A2624" w:rsidRPr="00D8100D">
        <w:rPr>
          <w:color w:val="2B579A"/>
          <w:shd w:val="clear" w:color="auto" w:fill="E6E6E6"/>
        </w:rPr>
        <w:fldChar w:fldCharType="separate"/>
      </w:r>
      <w:r w:rsidR="00834090">
        <w:t xml:space="preserve">Table </w:t>
      </w:r>
      <w:r w:rsidR="00834090">
        <w:rPr>
          <w:noProof/>
        </w:rPr>
        <w:t>6</w:t>
      </w:r>
      <w:r w:rsidR="003A2624" w:rsidRPr="00D8100D">
        <w:rPr>
          <w:color w:val="2B579A"/>
          <w:shd w:val="clear" w:color="auto" w:fill="E6E6E6"/>
        </w:rPr>
        <w:fldChar w:fldCharType="end"/>
      </w:r>
      <w:r w:rsidR="003A2624">
        <w:t xml:space="preserve"> we </w:t>
      </w:r>
      <w:r w:rsidR="000116A8">
        <w:lastRenderedPageBreak/>
        <w:t xml:space="preserve">examine predictions for </w:t>
      </w:r>
      <w:r>
        <w:t>CL</w:t>
      </w:r>
      <w:r w:rsidRPr="00836CD7">
        <w:rPr>
          <w:vertAlign w:val="subscript"/>
        </w:rPr>
        <w:t>tot</w:t>
      </w:r>
      <w:r w:rsidR="000116A8">
        <w:t>, which depends on both elimination rate (inverse of t</w:t>
      </w:r>
      <w:r w:rsidR="000116A8" w:rsidRPr="000116A8">
        <w:rPr>
          <w:vertAlign w:val="subscript"/>
        </w:rPr>
        <w:t>half</w:t>
      </w:r>
      <w:r w:rsidR="000116A8">
        <w:t>) and V</w:t>
      </w:r>
      <w:r w:rsidR="000116A8" w:rsidRPr="000116A8">
        <w:rPr>
          <w:vertAlign w:val="subscript"/>
        </w:rPr>
        <w:t>d</w:t>
      </w:r>
      <w:r w:rsidR="000116A8">
        <w:t>.</w:t>
      </w:r>
      <w:r w:rsidR="0085262A">
        <w:rPr>
          <w:rFonts w:eastAsiaTheme="majorEastAsia"/>
        </w:rPr>
        <w:t xml:space="preserve"> </w:t>
      </w:r>
      <w:r w:rsidR="0059313A">
        <w:rPr>
          <w:rFonts w:eastAsiaTheme="majorEastAsia"/>
        </w:rPr>
        <w:t xml:space="preserve">The consensus model </w:t>
      </w:r>
      <w:r w:rsidR="00A37098">
        <w:rPr>
          <w:rFonts w:eastAsiaTheme="majorEastAsia"/>
        </w:rPr>
        <w:t>and ADMET had the smallest errors for Css and Cltot (which are related quantities).</w:t>
      </w:r>
    </w:p>
    <w:p w14:paraId="131B3F5F" w14:textId="1B360847" w:rsidR="000A34DF" w:rsidRDefault="0059313A" w:rsidP="00BC60D9">
      <w:pPr>
        <w:rPr>
          <w:rFonts w:eastAsiaTheme="majorEastAsia"/>
        </w:rPr>
      </w:pPr>
      <w:r>
        <w:rPr>
          <w:rFonts w:eastAsiaTheme="majorEastAsia"/>
        </w:rPr>
        <w:t xml:space="preserve"> </w:t>
      </w:r>
    </w:p>
    <w:p w14:paraId="3BCCFE78" w14:textId="5BE8D5B7" w:rsidR="000A34DF" w:rsidRDefault="000A34DF" w:rsidP="000A34DF">
      <w:pPr>
        <w:pStyle w:val="Heading2"/>
      </w:pPr>
      <w:r>
        <w:t>Level 4 Analysis</w:t>
      </w:r>
    </w:p>
    <w:p w14:paraId="4E344027" w14:textId="69622071" w:rsidR="00AA3360" w:rsidRDefault="00785249" w:rsidP="00AA3360">
      <w:r>
        <w:fldChar w:fldCharType="begin"/>
      </w:r>
      <w:r>
        <w:instrText xml:space="preserve"> REF _Ref167366307 \h </w:instrText>
      </w:r>
      <w:r>
        <w:fldChar w:fldCharType="separate"/>
      </w:r>
      <w:r>
        <w:t xml:space="preserve">Table </w:t>
      </w:r>
      <w:r>
        <w:rPr>
          <w:noProof/>
        </w:rPr>
        <w:t>6</w:t>
      </w:r>
      <w:r>
        <w:fldChar w:fldCharType="end"/>
      </w:r>
      <w:r>
        <w:t xml:space="preserve"> indicates that different aspects of TK (as indicated by </w:t>
      </w:r>
      <w:r>
        <w:fldChar w:fldCharType="begin"/>
      </w:r>
      <w:r>
        <w:instrText xml:space="preserve"> REF _Ref79399113 \h </w:instrText>
      </w:r>
      <w:r>
        <w:fldChar w:fldCharType="separate"/>
      </w:r>
      <w:r>
        <w:t xml:space="preserve">Figure </w:t>
      </w:r>
      <w:r>
        <w:rPr>
          <w:noProof/>
        </w:rPr>
        <w:t>1</w:t>
      </w:r>
      <w:r>
        <w:fldChar w:fldCharType="end"/>
      </w:r>
      <w:r>
        <w:t xml:space="preserve">) are predicted with varying accuracy by QSPR-parameterized </w:t>
      </w:r>
      <w:r w:rsidR="00ED493C">
        <w:t>HT-PBTK</w:t>
      </w:r>
      <w:r>
        <w:t xml:space="preserve">. </w:t>
      </w:r>
      <w:r w:rsidR="00286FAC">
        <w:t xml:space="preserve">To evaluate the impact of the errors summarized in </w:t>
      </w:r>
      <w:r>
        <w:fldChar w:fldCharType="begin"/>
      </w:r>
      <w:r>
        <w:instrText xml:space="preserve"> REF _Ref167366307 \h </w:instrText>
      </w:r>
      <w:r>
        <w:fldChar w:fldCharType="separate"/>
      </w:r>
      <w:r>
        <w:t xml:space="preserve">Table </w:t>
      </w:r>
      <w:r>
        <w:rPr>
          <w:noProof/>
        </w:rPr>
        <w:t>6</w:t>
      </w:r>
      <w:r>
        <w:fldChar w:fldCharType="end"/>
      </w:r>
      <w:r w:rsidR="00286FAC">
        <w:t xml:space="preserve">, we used the parameters estimated directly from the </w:t>
      </w:r>
      <w:r w:rsidR="00286FAC" w:rsidRPr="00785249">
        <w:rPr>
          <w:i/>
          <w:iCs/>
        </w:rPr>
        <w:t>in vivo</w:t>
      </w:r>
      <w:r w:rsidR="00286FAC">
        <w:t xml:space="preserve"> data</w:t>
      </w:r>
      <w:r>
        <w:t xml:space="preserve"> as the “best” case and then substituted QSPR-based values for different parameters. </w:t>
      </w:r>
      <w:r w:rsidR="00854C1A">
        <w:t xml:space="preserve">In </w:t>
      </w:r>
      <w:r w:rsidR="00854C1A">
        <w:fldChar w:fldCharType="begin"/>
      </w:r>
      <w:r w:rsidR="00854C1A">
        <w:instrText xml:space="preserve"> REF _Ref174106946 \h </w:instrText>
      </w:r>
      <w:r w:rsidR="00854C1A">
        <w:fldChar w:fldCharType="separate"/>
      </w:r>
      <w:r w:rsidR="00834090">
        <w:t xml:space="preserve">Figure </w:t>
      </w:r>
      <w:r w:rsidR="00834090">
        <w:rPr>
          <w:noProof/>
        </w:rPr>
        <w:t>8</w:t>
      </w:r>
      <w:r w:rsidR="00854C1A">
        <w:fldChar w:fldCharType="end"/>
      </w:r>
      <w:r w:rsidR="00854C1A">
        <w:t xml:space="preserve"> we first indicate the distribution of per-chemical RSMLE when a one- or two-compartment model is used with parameters optimized to the </w:t>
      </w:r>
      <w:r w:rsidR="00854C1A" w:rsidRPr="00854C1A">
        <w:rPr>
          <w:i/>
          <w:iCs/>
        </w:rPr>
        <w:t>in vivo</w:t>
      </w:r>
      <w:r w:rsidR="00854C1A">
        <w:t xml:space="preserve"> data. We then substitute parameters based on the consensus QSPR and </w:t>
      </w:r>
      <w:r w:rsidR="00ED493C">
        <w:t>HT-PBTK</w:t>
      </w:r>
      <w:r w:rsidR="00854C1A">
        <w:t xml:space="preserve"> for the absorption (F</w:t>
      </w:r>
      <w:r w:rsidR="00854C1A" w:rsidRPr="00854C1A">
        <w:rPr>
          <w:vertAlign w:val="subscript"/>
        </w:rPr>
        <w:t>bio</w:t>
      </w:r>
      <w:r w:rsidR="00854C1A">
        <w:t>), distribution (V</w:t>
      </w:r>
      <w:r w:rsidR="00854C1A" w:rsidRPr="00854C1A">
        <w:rPr>
          <w:vertAlign w:val="subscript"/>
        </w:rPr>
        <w:t>dist</w:t>
      </w:r>
      <w:r w:rsidR="00854C1A">
        <w:t>), and elimination (k</w:t>
      </w:r>
      <w:r w:rsidR="00854C1A" w:rsidRPr="00854C1A">
        <w:rPr>
          <w:vertAlign w:val="subscript"/>
        </w:rPr>
        <w:t>elim</w:t>
      </w:r>
      <w:r w:rsidR="00854C1A">
        <w:t xml:space="preserve">) phases of </w:t>
      </w:r>
      <w:r w:rsidR="00286FAC">
        <w:t>TK</w:t>
      </w:r>
      <w:r w:rsidR="00854C1A">
        <w:t>. We see that the largest errors are observed when we use HTTK for the elimination rate, consistent with the idea that estimation of metabolism is the most challenging aspect</w:t>
      </w:r>
      <w:r>
        <w:t xml:space="preserve"> of HTTK</w:t>
      </w:r>
      <w:r w:rsidR="00854C1A">
        <w:t xml:space="preserve">. In </w:t>
      </w:r>
      <w:r w:rsidR="00854C1A">
        <w:fldChar w:fldCharType="begin"/>
      </w:r>
      <w:r w:rsidR="00854C1A">
        <w:instrText xml:space="preserve"> REF _Ref174106946 \h </w:instrText>
      </w:r>
      <w:r w:rsidR="00854C1A">
        <w:fldChar w:fldCharType="separate"/>
      </w:r>
      <w:r w:rsidR="00834090">
        <w:t xml:space="preserve">Figure </w:t>
      </w:r>
      <w:r w:rsidR="00834090">
        <w:rPr>
          <w:noProof/>
        </w:rPr>
        <w:t>8</w:t>
      </w:r>
      <w:r w:rsidR="00854C1A">
        <w:fldChar w:fldCharType="end"/>
      </w:r>
      <w:r w:rsidR="00854C1A">
        <w:t xml:space="preserve"> we also include the distribution of RMSLE when all parameters are derived </w:t>
      </w:r>
      <w:r w:rsidR="00C73573">
        <w:t>from the</w:t>
      </w:r>
      <w:r>
        <w:t xml:space="preserve"> consensus </w:t>
      </w:r>
      <w:r w:rsidR="00854C1A">
        <w:t>QSPR – the errors from each phase of TK combine to produce a larger error, although the median error is still within a factor of ten.</w:t>
      </w:r>
    </w:p>
    <w:p w14:paraId="29941010" w14:textId="77777777" w:rsidR="00DE6BAD" w:rsidRDefault="00DE6BAD" w:rsidP="00DE6BAD"/>
    <w:p w14:paraId="71744A72" w14:textId="156911D3" w:rsidR="00DE6BAD" w:rsidRPr="00DE6BAD" w:rsidRDefault="000A34DF" w:rsidP="00DE6BAD">
      <w:pPr>
        <w:pStyle w:val="Heading2"/>
      </w:pPr>
      <w:r>
        <w:t>Interspecies Concordance</w:t>
      </w:r>
    </w:p>
    <w:p w14:paraId="17E5DD28" w14:textId="3B22EAEC" w:rsidR="00834090" w:rsidRDefault="00CC3DB1" w:rsidP="000A34DF">
      <w:commentRangeStart w:id="73"/>
      <w:commentRangeEnd w:id="73"/>
      <w:r>
        <w:rPr>
          <w:rStyle w:val="CommentReference"/>
        </w:rPr>
        <w:commentReference w:id="73"/>
      </w:r>
      <w:r w:rsidR="000A34DF">
        <w:t xml:space="preserve">The evaluation data in </w:t>
      </w:r>
      <w:r w:rsidR="000A34DF">
        <w:fldChar w:fldCharType="begin"/>
      </w:r>
      <w:r w:rsidR="000A34DF">
        <w:instrText xml:space="preserve"> REF _Ref79324002 \h </w:instrText>
      </w:r>
      <w:r w:rsidR="000A34DF">
        <w:fldChar w:fldCharType="separate"/>
      </w:r>
      <w:r w:rsidR="00834090">
        <w:t xml:space="preserve">Table </w:t>
      </w:r>
      <w:r w:rsidR="00834090">
        <w:rPr>
          <w:noProof/>
        </w:rPr>
        <w:t>1</w:t>
      </w:r>
      <w:r w:rsidR="000A34DF">
        <w:fldChar w:fldCharType="end"/>
      </w:r>
      <w:r w:rsidR="000A34DF">
        <w:t xml:space="preserve"> are largely drawn from</w:t>
      </w:r>
      <w:r w:rsidR="003C06A7">
        <w:t xml:space="preserve"> rat</w:t>
      </w:r>
      <w:r w:rsidR="000A34DF">
        <w:t xml:space="preserve"> </w:t>
      </w:r>
      <w:r w:rsidR="000A34DF" w:rsidRPr="00DE6BAD">
        <w:rPr>
          <w:i/>
          <w:iCs/>
        </w:rPr>
        <w:t>in vivo</w:t>
      </w:r>
      <w:r w:rsidR="000A34DF">
        <w:t xml:space="preserve"> experiments, while the HTTK parameter QPSRs in </w:t>
      </w:r>
      <w:r w:rsidR="000A34DF">
        <w:fldChar w:fldCharType="begin"/>
      </w:r>
      <w:r w:rsidR="000A34DF">
        <w:instrText xml:space="preserve"> REF _Ref79323992 \h </w:instrText>
      </w:r>
      <w:r w:rsidR="000A34DF">
        <w:fldChar w:fldCharType="separate"/>
      </w:r>
      <w:r w:rsidR="00834090">
        <w:t xml:space="preserve">Table </w:t>
      </w:r>
      <w:r w:rsidR="00834090">
        <w:rPr>
          <w:noProof/>
        </w:rPr>
        <w:t>2</w:t>
      </w:r>
      <w:r w:rsidR="000A34DF">
        <w:fldChar w:fldCharType="end"/>
      </w:r>
      <w:r w:rsidR="000A34DF">
        <w:t xml:space="preserve"> are trained to predict values for human. </w:t>
      </w:r>
      <w:r w:rsidR="003C06A7">
        <w:t>T</w:t>
      </w:r>
      <w:r w:rsidR="000A34DF">
        <w:t xml:space="preserve">he impact of the mismatch between HTTK and </w:t>
      </w:r>
      <w:r w:rsidR="000A34DF" w:rsidRPr="00C73573">
        <w:rPr>
          <w:i/>
          <w:iCs/>
        </w:rPr>
        <w:t>in vivo</w:t>
      </w:r>
      <w:r w:rsidR="000A34DF">
        <w:t xml:space="preserve"> data</w:t>
      </w:r>
      <w:r w:rsidR="003C06A7">
        <w:t xml:space="preserve"> was characterized using</w:t>
      </w:r>
      <w:r w:rsidR="000A34DF">
        <w:t xml:space="preserve"> a set of chemicals with in vitro HTTK measurements for both human and rat. </w:t>
      </w:r>
      <w:r w:rsidR="00AC1E8F">
        <w:t>There were</w:t>
      </w:r>
      <w:r w:rsidR="008602C1">
        <w:t xml:space="preserve"> 130</w:t>
      </w:r>
      <w:r w:rsidR="00AC1E8F">
        <w:t xml:space="preserve"> chemicals with </w:t>
      </w:r>
      <w:r w:rsidR="00AC1E8F" w:rsidRPr="00AC1E8F">
        <w:rPr>
          <w:i/>
          <w:iCs/>
        </w:rPr>
        <w:t>in vitro</w:t>
      </w:r>
      <w:r w:rsidR="00AC1E8F">
        <w:t xml:space="preserve"> measured f</w:t>
      </w:r>
      <w:r w:rsidR="00AC1E8F" w:rsidRPr="00AC1E8F">
        <w:rPr>
          <w:vertAlign w:val="subscript"/>
        </w:rPr>
        <w:t>up</w:t>
      </w:r>
      <w:r w:rsidR="00AC1E8F">
        <w:t xml:space="preserve"> and Cl</w:t>
      </w:r>
      <w:r w:rsidR="00AC1E8F" w:rsidRPr="00AC1E8F">
        <w:rPr>
          <w:vertAlign w:val="subscript"/>
        </w:rPr>
        <w:t xml:space="preserve">int </w:t>
      </w:r>
      <w:r w:rsidR="00AC1E8F">
        <w:t xml:space="preserve">for both </w:t>
      </w:r>
      <w:r w:rsidR="003C06A7">
        <w:t>species</w:t>
      </w:r>
      <w:r w:rsidR="00AC1E8F">
        <w:t xml:space="preserve">. </w:t>
      </w:r>
      <w:r w:rsidR="008602C1">
        <w:t>These</w:t>
      </w:r>
      <w:r w:rsidR="006A31AF">
        <w:t xml:space="preserve"> HTTK</w:t>
      </w:r>
      <w:r w:rsidR="000A34DF">
        <w:t xml:space="preserve"> data, reported by R package httk, were</w:t>
      </w:r>
      <w:r w:rsidR="009512D3">
        <w:t xml:space="preserve"> mostly </w:t>
      </w:r>
      <w:r w:rsidR="000A34DF">
        <w:t xml:space="preserve">drawn from </w:t>
      </w:r>
      <w:r w:rsidR="00477F7B">
        <w:fldChar w:fldCharType="begin">
          <w:fldData xml:space="preserve">PEVuZE5vdGU+PENpdGUgQXV0aG9yWWVhcj0iMSI+PEF1dGhvcj5XZXRtb3JlPC9BdXRob3I+PFll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YWx0LXBlcmlvZGljYWw+PHBhZ2VzPjMyNy00NjwvcGFnZXM+PHZvbHVtZT4xMzI8L3ZvbHVtZT48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</w:fldData>
        </w:fldChar>
      </w:r>
      <w:r w:rsidR="009870A7">
        <w:instrText xml:space="preserve"> ADDIN EN.CITE </w:instrText>
      </w:r>
      <w:r w:rsidR="009870A7">
        <w:fldChar w:fldCharType="begin">
          <w:fldData xml:space="preserve">PEVuZE5vdGU+PENpdGUgQXV0aG9yWWVhcj0iMSI+PEF1dGhvcj5XZXRtb3JlPC9BdXRob3I+PFll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YWx0LXBlcmlvZGljYWw+PHBhZ2VzPjMyNy00NjwvcGFnZXM+PHZvbHVtZT4xMzI8L3ZvbHVtZT48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</w:fldData>
        </w:fldChar>
      </w:r>
      <w:r w:rsidR="009870A7">
        <w:instrText xml:space="preserve"> ADDIN EN.CITE.DATA </w:instrText>
      </w:r>
      <w:r w:rsidR="009870A7">
        <w:fldChar w:fldCharType="end"/>
      </w:r>
      <w:r w:rsidR="00477F7B">
        <w:fldChar w:fldCharType="separate"/>
      </w:r>
      <w:r w:rsidR="009870A7">
        <w:rPr>
          <w:noProof/>
        </w:rPr>
        <w:t>Wetmore et al. (2013)</w:t>
      </w:r>
      <w:r w:rsidR="00477F7B">
        <w:fldChar w:fldCharType="end"/>
      </w:r>
      <w:r w:rsidR="000A34DF">
        <w:t xml:space="preserve"> and </w:t>
      </w:r>
      <w:r w:rsidR="00477F7B">
        <w:fldChar w:fldCharType="begin"/>
      </w:r>
      <w:r w:rsidR="009870A7">
        <w:instrText xml:space="preserve"> ADDIN EN.CITE &lt;EndNote&gt;&lt;Cite AuthorYear="1"&gt;&lt;Author&gt;Honda&lt;/Author&gt;&lt;Year&gt;2019&lt;/Year&gt;&lt;RecNum&gt;718&lt;/RecNum&gt;&lt;DisplayText&gt;Honda et al. (2019)&lt;/DisplayText&gt;&lt;record&gt;&lt;rec-number&gt;718&lt;/rec-number&gt;&lt;foreign-keys&gt;&lt;key app="EN" db-id="5sedwzxv0frxxfep2afv55whvxe0v9vsv290" timestamp="1559649429"&gt;718&lt;/key&gt;&lt;/foreign-keys&gt;&lt;ref-type name="Journal Article"&gt;17&lt;/ref-type&gt;&lt;contributors&gt;&lt;authors&gt;&lt;author&gt;Honda, Gregory S.&lt;/author&gt;&lt;author&gt;Pearce, Robert G.&lt;/author&gt;&lt;author&gt;Pham, Ly L.&lt;/author&gt;&lt;author&gt;Setzer, R. W.&lt;/author&gt;&lt;author&gt;Wetmore, Barbara A.&lt;/author&gt;&lt;author&gt;Sipes, Nisha S.&lt;/author&gt;&lt;author&gt;Gilbert, Jon&lt;/author&gt;&lt;author&gt;Franz, Briana&lt;/author&gt;&lt;author&gt;Thomas, Russell S.&lt;/author&gt;&lt;author&gt;Wambaugh, John F.&lt;/author&gt;&lt;/authors&gt;&lt;/contributors&gt;&lt;titles&gt;&lt;title&gt;Using the concordance of in vitro and in vivo data to evaluate extrapolation assumptions&lt;/title&gt;&lt;secondary-title&gt;PLOS ONE&lt;/secondary-title&gt;&lt;/titles&gt;&lt;periodical&gt;&lt;full-title&gt;PLOS ONE&lt;/full-title&gt;&lt;/periodical&gt;&lt;pages&gt;e0217564&lt;/pages&gt;&lt;volume&gt;14&lt;/volume&gt;&lt;number&gt;5&lt;/number&gt;&lt;dates&gt;&lt;year&gt;2019&lt;/year&gt;&lt;/dates&gt;&lt;publisher&gt;Public Library of Science&lt;/publisher&gt;&lt;urls&gt;&lt;related-urls&gt;&lt;url&gt;https://doi.org/10.1371/journal.pone.0217564&lt;/url&gt;&lt;/related-urls&gt;&lt;/urls&gt;&lt;electronic-resource-num&gt;10.1371/journal.pone.0217564&lt;/electronic-resource-num&gt;&lt;/record&gt;&lt;/Cite&gt;&lt;/EndNote&gt;</w:instrText>
      </w:r>
      <w:r w:rsidR="00477F7B">
        <w:fldChar w:fldCharType="separate"/>
      </w:r>
      <w:r w:rsidR="009870A7">
        <w:rPr>
          <w:noProof/>
        </w:rPr>
        <w:t>Honda et al. (2019)</w:t>
      </w:r>
      <w:r w:rsidR="00477F7B">
        <w:fldChar w:fldCharType="end"/>
      </w:r>
      <w:r w:rsidR="000A34DF">
        <w:t xml:space="preserve">. </w:t>
      </w:r>
      <w:r w:rsidR="006A31AF">
        <w:t xml:space="preserve">There were no </w:t>
      </w:r>
      <w:r w:rsidR="006A31AF" w:rsidRPr="006A31AF">
        <w:rPr>
          <w:i/>
          <w:iCs/>
        </w:rPr>
        <w:t xml:space="preserve">in vivo </w:t>
      </w:r>
      <w:r w:rsidR="006A31AF">
        <w:t>data used in this interspecies analysis.</w:t>
      </w:r>
      <w:r w:rsidR="006A31AF" w:rsidRPr="006A31AF">
        <w:t xml:space="preserve"> </w:t>
      </w:r>
      <w:r w:rsidR="006A31AF">
        <w:t>This analysis allowed estimation of the error introduced by using human-derived HTTK measurements to make rat-specific HTTK predictions.</w:t>
      </w:r>
    </w:p>
    <w:p w14:paraId="12040C1C" w14:textId="77777777" w:rsidR="00834090" w:rsidRDefault="00834090" w:rsidP="000A34DF"/>
    <w:p w14:paraId="7F55FF32" w14:textId="57384B70" w:rsidR="00D67FCD" w:rsidRDefault="000A34DF" w:rsidP="000A34DF">
      <w:r>
        <w:t>First, the error in using human-measured Cl</w:t>
      </w:r>
      <w:r w:rsidRPr="000A34DF">
        <w:rPr>
          <w:vertAlign w:val="subscript"/>
        </w:rPr>
        <w:t>int</w:t>
      </w:r>
      <w:r>
        <w:t xml:space="preserve"> and f</w:t>
      </w:r>
      <w:r w:rsidRPr="000A34DF">
        <w:rPr>
          <w:vertAlign w:val="subscript"/>
        </w:rPr>
        <w:t>up</w:t>
      </w:r>
      <w:r>
        <w:t xml:space="preserve"> to predict rat-measured Cl</w:t>
      </w:r>
      <w:r w:rsidRPr="000A34DF">
        <w:rPr>
          <w:vertAlign w:val="subscript"/>
        </w:rPr>
        <w:t>int</w:t>
      </w:r>
      <w:r>
        <w:t xml:space="preserve"> and f</w:t>
      </w:r>
      <w:r w:rsidRPr="000A34DF">
        <w:rPr>
          <w:vertAlign w:val="subscript"/>
        </w:rPr>
        <w:t>up</w:t>
      </w:r>
      <w:r>
        <w:t xml:space="preserve"> was characterized. </w:t>
      </w:r>
      <w:r w:rsidR="00834090">
        <w:t>A</w:t>
      </w:r>
      <w:r w:rsidR="006A31AF">
        <w:t>s</w:t>
      </w:r>
      <w:r w:rsidR="00834090">
        <w:t xml:space="preserve"> shown in </w:t>
      </w:r>
      <w:r w:rsidR="00834090">
        <w:fldChar w:fldCharType="begin"/>
      </w:r>
      <w:r w:rsidR="00834090">
        <w:instrText xml:space="preserve"> REF _Ref174168357 \h </w:instrText>
      </w:r>
      <w:r w:rsidR="00834090">
        <w:fldChar w:fldCharType="separate"/>
      </w:r>
      <w:r w:rsidR="00834090">
        <w:t xml:space="preserve">Figure </w:t>
      </w:r>
      <w:r w:rsidR="00834090">
        <w:rPr>
          <w:noProof/>
        </w:rPr>
        <w:t>9</w:t>
      </w:r>
      <w:r w:rsidR="00834090">
        <w:fldChar w:fldCharType="end"/>
      </w:r>
      <w:r w:rsidR="006A31AF">
        <w:t xml:space="preserve">, </w:t>
      </w:r>
      <w:r w:rsidR="006A31AF" w:rsidRPr="002E3843">
        <w:rPr>
          <w:i/>
          <w:iCs/>
        </w:rPr>
        <w:t>i</w:t>
      </w:r>
      <w:r w:rsidR="00D67FCD" w:rsidRPr="002E3843">
        <w:rPr>
          <w:i/>
          <w:iCs/>
        </w:rPr>
        <w:t>n vitro</w:t>
      </w:r>
      <w:r w:rsidR="00D67FCD">
        <w:t xml:space="preserve"> measured values were roughly concordant, with RMSE </w:t>
      </w:r>
      <w:r w:rsidR="00361CEE">
        <w:t xml:space="preserve">(arithmetic scale) </w:t>
      </w:r>
      <w:r w:rsidR="00D67FCD">
        <w:t>of 0.145 for fup and 0.957 for Clint.</w:t>
      </w:r>
      <w:r w:rsidR="006A31AF">
        <w:t xml:space="preserve"> Of note in panel b is that there are chemical</w:t>
      </w:r>
      <w:r w:rsidR="002E3843">
        <w:t>s</w:t>
      </w:r>
      <w:r w:rsidR="006A31AF">
        <w:t xml:space="preserve"> with observed clearance in one species and not the other – values of Cl</w:t>
      </w:r>
      <w:r w:rsidR="006A31AF" w:rsidRPr="006A31AF">
        <w:rPr>
          <w:vertAlign w:val="subscript"/>
        </w:rPr>
        <w:t>int</w:t>
      </w:r>
      <w:r w:rsidR="006A31AF">
        <w:t xml:space="preserve"> = 0 were plotted at 10</w:t>
      </w:r>
      <w:r w:rsidR="006A31AF" w:rsidRPr="006A31AF">
        <w:rPr>
          <w:vertAlign w:val="superscript"/>
        </w:rPr>
        <w:t>-3</w:t>
      </w:r>
      <w:r w:rsidR="006A31AF">
        <w:t xml:space="preserve"> to be visible on the logarithmic scale.</w:t>
      </w:r>
    </w:p>
    <w:p w14:paraId="213DF579" w14:textId="77777777" w:rsidR="00217FF6" w:rsidRDefault="00217FF6" w:rsidP="000A34DF"/>
    <w:p w14:paraId="29FD344B" w14:textId="69F47FF2" w:rsidR="001F73C7" w:rsidRDefault="000A34DF" w:rsidP="001F73C7">
      <w:r>
        <w:lastRenderedPageBreak/>
        <w:t>Then the two sets of measurements were used to predict C</w:t>
      </w:r>
      <w:r w:rsidRPr="000A34DF">
        <w:rPr>
          <w:vertAlign w:val="subscript"/>
        </w:rPr>
        <w:t xml:space="preserve">max </w:t>
      </w:r>
      <w:r>
        <w:t>and C</w:t>
      </w:r>
      <w:r w:rsidRPr="000A34DF">
        <w:rPr>
          <w:vertAlign w:val="subscript"/>
        </w:rPr>
        <w:t>ss</w:t>
      </w:r>
      <w:r>
        <w:t xml:space="preserve">, in both cases using the same rat-specific physiological parameters and scaling </w:t>
      </w:r>
      <w:r w:rsidR="006A31AF">
        <w:t>as with the Level 3 analysis</w:t>
      </w:r>
      <w:r>
        <w:t xml:space="preserve">. </w:t>
      </w:r>
      <w:r w:rsidR="00ED493C">
        <w:t>HT-PBTK</w:t>
      </w:r>
      <w:r w:rsidR="001F73C7">
        <w:t xml:space="preserve">-based TK predictions </w:t>
      </w:r>
      <w:r w:rsidR="00DE6BAD">
        <w:t>indicated relatively small errors due to interspecies differences in Cl</w:t>
      </w:r>
      <w:r w:rsidR="00DE6BAD" w:rsidRPr="002E3843">
        <w:rPr>
          <w:vertAlign w:val="subscript"/>
        </w:rPr>
        <w:t>int</w:t>
      </w:r>
      <w:r w:rsidR="00DE6BAD">
        <w:t xml:space="preserve"> and f</w:t>
      </w:r>
      <w:r w:rsidR="00DE6BAD" w:rsidRPr="002E3843">
        <w:rPr>
          <w:vertAlign w:val="subscript"/>
        </w:rPr>
        <w:t>up</w:t>
      </w:r>
      <w:r w:rsidR="00DE6BAD">
        <w:t>. A</w:t>
      </w:r>
      <w:r w:rsidR="003905D5">
        <w:t>s</w:t>
      </w:r>
      <w:r w:rsidR="00DE6BAD">
        <w:t xml:space="preserve"> shown in </w:t>
      </w:r>
      <w:r w:rsidR="00DE6BAD">
        <w:fldChar w:fldCharType="begin"/>
      </w:r>
      <w:r w:rsidR="00DE6BAD">
        <w:instrText xml:space="preserve"> REF _Ref174168357 \h </w:instrText>
      </w:r>
      <w:r w:rsidR="00DE6BAD">
        <w:fldChar w:fldCharType="separate"/>
      </w:r>
      <w:r w:rsidR="00DE6BAD">
        <w:t xml:space="preserve">Figure </w:t>
      </w:r>
      <w:r w:rsidR="00DE6BAD">
        <w:rPr>
          <w:noProof/>
        </w:rPr>
        <w:t>9</w:t>
      </w:r>
      <w:r w:rsidR="00DE6BAD">
        <w:fldChar w:fldCharType="end"/>
      </w:r>
      <w:r w:rsidR="00DE6BAD">
        <w:t xml:space="preserve"> panels c and d, </w:t>
      </w:r>
      <w:r w:rsidR="001F73C7">
        <w:t>RMSLE for C</w:t>
      </w:r>
      <w:r w:rsidR="001F73C7" w:rsidRPr="00DE6BAD">
        <w:rPr>
          <w:vertAlign w:val="subscript"/>
        </w:rPr>
        <w:t>ss</w:t>
      </w:r>
      <w:r w:rsidR="001F73C7">
        <w:t xml:space="preserve"> was 0.307. RMSLE for C</w:t>
      </w:r>
      <w:r w:rsidR="001F73C7" w:rsidRPr="00DE6BAD">
        <w:rPr>
          <w:vertAlign w:val="subscript"/>
        </w:rPr>
        <w:t>max</w:t>
      </w:r>
      <w:r w:rsidR="001F73C7">
        <w:t xml:space="preserve"> was 0.239. </w:t>
      </w:r>
      <w:r w:rsidR="00DE6BAD">
        <w:t xml:space="preserve">These errors directly indicate that the errors reported in </w:t>
      </w:r>
      <w:r w:rsidR="00DE6BAD">
        <w:fldChar w:fldCharType="begin"/>
      </w:r>
      <w:r w:rsidR="00DE6BAD">
        <w:instrText xml:space="preserve"> REF _Ref167358423 \h </w:instrText>
      </w:r>
      <w:r w:rsidR="00DE6BAD">
        <w:fldChar w:fldCharType="separate"/>
      </w:r>
      <w:r w:rsidR="00DE6BAD">
        <w:t xml:space="preserve">Table </w:t>
      </w:r>
      <w:r w:rsidR="00DE6BAD">
        <w:rPr>
          <w:noProof/>
        </w:rPr>
        <w:t>5</w:t>
      </w:r>
      <w:r w:rsidR="00DE6BAD">
        <w:fldChar w:fldCharType="end"/>
      </w:r>
      <w:r w:rsidR="00DE6BAD">
        <w:t xml:space="preserve"> may be slightly overestimated due to interspecies differences. The errors in </w:t>
      </w:r>
      <w:r w:rsidR="00DE6BAD">
        <w:fldChar w:fldCharType="begin"/>
      </w:r>
      <w:r w:rsidR="00DE6BAD">
        <w:instrText xml:space="preserve"> REF _Ref166680182 \h </w:instrText>
      </w:r>
      <w:r w:rsidR="00DE6BAD">
        <w:fldChar w:fldCharType="separate"/>
      </w:r>
      <w:r w:rsidR="00DE6BAD">
        <w:t xml:space="preserve">Table </w:t>
      </w:r>
      <w:r w:rsidR="00DE6BAD">
        <w:rPr>
          <w:noProof/>
        </w:rPr>
        <w:t>4</w:t>
      </w:r>
      <w:r w:rsidR="00DE6BAD">
        <w:fldChar w:fldCharType="end"/>
      </w:r>
      <w:r w:rsidR="00DE6BAD">
        <w:t xml:space="preserve"> may also be similarly overestimated. </w:t>
      </w:r>
    </w:p>
    <w:p w14:paraId="303E137F" w14:textId="77777777" w:rsidR="00085F9A" w:rsidRDefault="00085F9A" w:rsidP="001F73C7"/>
    <w:p w14:paraId="56B08FE2" w14:textId="3F88C1E2" w:rsidR="001B5AB5" w:rsidRDefault="001B5AB5" w:rsidP="00BC60D9">
      <w:pPr>
        <w:rPr>
          <w:rFonts w:asciiTheme="majorHAnsi" w:eastAsiaTheme="majorEastAsia" w:hAnsiTheme="majorHAnsi" w:cstheme="majorBidi"/>
          <w:sz w:val="32"/>
          <w:szCs w:val="32"/>
        </w:rPr>
      </w:pPr>
      <w:r>
        <w:br w:type="page"/>
      </w:r>
    </w:p>
    <w:p w14:paraId="6270730F" w14:textId="7AEFA597" w:rsidR="00AA4D78" w:rsidRDefault="00AA4D78" w:rsidP="00BC60D9">
      <w:pPr>
        <w:pStyle w:val="Heading1"/>
      </w:pPr>
      <w:r>
        <w:lastRenderedPageBreak/>
        <w:t>Discussion</w:t>
      </w:r>
    </w:p>
    <w:p w14:paraId="5561BD93" w14:textId="77777777" w:rsidR="00F83DCC" w:rsidRDefault="00F83DCC" w:rsidP="00BC60D9"/>
    <w:p w14:paraId="34ACD7D5" w14:textId="34090EDE" w:rsidR="003E0280" w:rsidRDefault="005840CA" w:rsidP="00BC60D9">
      <w:r w:rsidRPr="00810B69">
        <w:t xml:space="preserve">TK information </w:t>
      </w:r>
      <w:r>
        <w:t>is needed t</w:t>
      </w:r>
      <w:r w:rsidR="00D060CC">
        <w:t xml:space="preserve">o </w:t>
      </w:r>
      <w:r w:rsidR="00D060CC" w:rsidRPr="00810B69">
        <w:t>understand chemical risk</w:t>
      </w:r>
      <w:r w:rsidR="008F7F10">
        <w:t xml:space="preserve"> </w:t>
      </w:r>
      <w:r>
        <w:t xml:space="preserve">posed </w:t>
      </w:r>
      <w:r w:rsidR="008F7F10">
        <w:t>to human health</w:t>
      </w:r>
      <w:r>
        <w:t xml:space="preserve">. This information </w:t>
      </w:r>
      <w:r w:rsidR="00D060CC">
        <w:t>includ</w:t>
      </w:r>
      <w:r>
        <w:t>es</w:t>
      </w:r>
      <w:r w:rsidR="00D060CC">
        <w:t xml:space="preserve"> </w:t>
      </w:r>
      <w:r w:rsidR="006E11AA">
        <w:t>half-life</w:t>
      </w:r>
      <w:r w:rsidR="00DE1906">
        <w:t xml:space="preserve"> (</w:t>
      </w:r>
      <w:r w:rsidR="00DE1906" w:rsidRPr="00810B69">
        <w:t>t</w:t>
      </w:r>
      <w:r w:rsidR="00DE1906" w:rsidRPr="00810B69">
        <w:rPr>
          <w:vertAlign w:val="subscript"/>
        </w:rPr>
        <w:t>half</w:t>
      </w:r>
      <w:r w:rsidR="00DE1906" w:rsidRPr="00810B69">
        <w:t>)</w:t>
      </w:r>
      <w:r w:rsidR="00DE1906">
        <w:t xml:space="preserve"> and toxicological dose metrics like peak concentration (C</w:t>
      </w:r>
      <w:r w:rsidR="00DE1906" w:rsidRPr="001E2AC4">
        <w:rPr>
          <w:vertAlign w:val="subscript"/>
        </w:rPr>
        <w:t>max</w:t>
      </w:r>
      <w:r w:rsidR="00DE1906">
        <w:t>) and time-integrated plasma concentration (AUC)</w:t>
      </w:r>
      <w:r w:rsidR="00F83DCC">
        <w:t xml:space="preserve">. </w:t>
      </w:r>
      <w:r w:rsidR="004E2A2C">
        <w:t xml:space="preserve">Key aspects of </w:t>
      </w:r>
      <w:r w:rsidR="00DE1906">
        <w:t xml:space="preserve">TK </w:t>
      </w:r>
      <w:r w:rsidR="004E2A2C">
        <w:t>are</w:t>
      </w:r>
      <w:r w:rsidR="00DE1906">
        <w:t xml:space="preserve"> chemical-specific</w:t>
      </w:r>
      <w:r w:rsidR="007A787F">
        <w:t xml:space="preserve"> and chemical-specific data is unavailable for thousands of chemicals in commerce and the environment</w:t>
      </w:r>
      <w:r w:rsidR="00DE1906">
        <w:t xml:space="preserve">. </w:t>
      </w:r>
      <w:r w:rsidR="007A787F">
        <w:t>In particular, these</w:t>
      </w:r>
      <w:r w:rsidR="00DE1906">
        <w:t xml:space="preserve"> </w:t>
      </w:r>
      <w:r w:rsidR="00F83DCC">
        <w:t xml:space="preserve">TK data gaps </w:t>
      </w:r>
      <w:r w:rsidR="00DE1906">
        <w:t xml:space="preserve">exist </w:t>
      </w:r>
      <w:r w:rsidR="00F83DCC">
        <w:t xml:space="preserve">for </w:t>
      </w:r>
      <w:r w:rsidR="007A787F">
        <w:t xml:space="preserve">chemicals </w:t>
      </w:r>
      <w:r w:rsidR="00F83DCC">
        <w:t xml:space="preserve">identified in </w:t>
      </w:r>
      <w:r w:rsidR="007A787F">
        <w:t xml:space="preserve">human </w:t>
      </w:r>
      <w:r w:rsidR="00F83DCC">
        <w:t>biological matrices by both targeted</w:t>
      </w:r>
      <w:r w:rsidR="00FC4B0A">
        <w:t xml:space="preserve"> </w:t>
      </w:r>
      <w:r w:rsidR="00FC4B0A">
        <w:fldChar w:fldCharType="begin"/>
      </w:r>
      <w:r w:rsidR="00FC4B0A">
        <w:instrText xml:space="preserve"> ADDIN EN.CITE &lt;EndNote&gt;&lt;Cite&gt;&lt;Author&gt;U.S. Centers for Disease Control and Prevention&lt;/Author&gt;&lt;Year&gt;2012&lt;/Year&gt;&lt;RecNum&gt;38&lt;/RecNum&gt;&lt;DisplayText&gt;(U.S. Centers for Disease Control and Prevention 2012)&lt;/DisplayText&gt;&lt;record&gt;&lt;rec-number&gt;38&lt;/rec-number&gt;&lt;foreign-keys&gt;&lt;key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C4B0A">
        <w:fldChar w:fldCharType="separate"/>
      </w:r>
      <w:r w:rsidR="00FC4B0A">
        <w:rPr>
          <w:noProof/>
        </w:rPr>
        <w:t>(U.S. Centers for Disease Control and Prevention 2012)</w:t>
      </w:r>
      <w:r w:rsidR="00FC4B0A">
        <w:fldChar w:fldCharType="end"/>
      </w:r>
      <w:r w:rsidR="00F83DCC">
        <w:t xml:space="preserve"> and non-targeted analyses</w:t>
      </w:r>
      <w:r w:rsidR="00FC4B0A">
        <w:t xml:space="preserve"> </w:t>
      </w:r>
      <w:r w:rsidR="00FC4B0A">
        <w:fldChar w:fldCharType="begin"/>
      </w:r>
      <w:r w:rsidR="00FC4B0A">
        <w:instrText xml:space="preserve"> ADDIN EN.CITE &lt;EndNote&gt;&lt;Cite&gt;&lt;Author&gt;Wang&lt;/Author&gt;&lt;Year&gt;2018&lt;/Year&gt;&lt;RecNum&gt;755&lt;/RecNum&gt;&lt;DisplayText&gt;(Wang et al. 2018)&lt;/DisplayText&gt;&lt;record&gt;&lt;rec-number&gt;755&lt;/rec-number&gt;&lt;foreign-keys&gt;&lt;key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C4B0A">
        <w:fldChar w:fldCharType="separate"/>
      </w:r>
      <w:r w:rsidR="00FC4B0A">
        <w:rPr>
          <w:noProof/>
        </w:rPr>
        <w:t>(Wang et al. 2018)</w:t>
      </w:r>
      <w:r w:rsidR="00FC4B0A">
        <w:fldChar w:fldCharType="end"/>
      </w:r>
      <w:r w:rsidR="00F83DCC">
        <w:t xml:space="preserve">. </w:t>
      </w:r>
      <w:r w:rsidR="00DE1906">
        <w:t>Multiple governments have r</w:t>
      </w:r>
      <w:r w:rsidR="00F83DCC" w:rsidRPr="00F83DCC">
        <w:t xml:space="preserve">ecognized </w:t>
      </w:r>
      <w:r w:rsidR="00FC4B0A">
        <w:fldChar w:fldCharType="begin">
          <w:fldData xml:space="preserve">PEVuZE5vdGU+PENpdGU+PEF1dGhvcj5IZWFsdGggQ2FuYWRhPC9BdXRob3I+PFllYXI+MjAyMTwv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</w:fldData>
        </w:fldChar>
      </w:r>
      <w:r w:rsidR="002E68B9">
        <w:instrText xml:space="preserve"> ADDIN EN.CITE </w:instrText>
      </w:r>
      <w:r w:rsidR="002E68B9">
        <w:fldChar w:fldCharType="begin">
          <w:fldData xml:space="preserve">PEVuZE5vdGU+PENpdGU+PEF1dGhvcj5IZWFsdGggQ2FuYWRhPC9BdXRob3I+PFllYXI+MjAyMTwv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</w:fldData>
        </w:fldChar>
      </w:r>
      <w:r w:rsidR="002E68B9">
        <w:instrText xml:space="preserve"> ADDIN EN.CITE.DATA </w:instrText>
      </w:r>
      <w:r w:rsidR="002E68B9">
        <w:fldChar w:fldCharType="end"/>
      </w:r>
      <w:r w:rsidR="00FC4B0A">
        <w:fldChar w:fldCharType="separate"/>
      </w:r>
      <w:r w:rsidR="002E68B9">
        <w:rPr>
          <w:noProof/>
        </w:rPr>
        <w:t>(Health Canada 2021; National Academies of Sciences 2017; Paini et al. 2020; U.S. Environmental Protection Agency 2021)</w:t>
      </w:r>
      <w:r w:rsidR="00FC4B0A">
        <w:fldChar w:fldCharType="end"/>
      </w:r>
      <w:r w:rsidR="00FC4B0A">
        <w:t xml:space="preserve"> </w:t>
      </w:r>
      <w:r w:rsidR="00F83DCC" w:rsidRPr="00F83DCC">
        <w:t xml:space="preserve">that </w:t>
      </w:r>
      <w:r w:rsidR="007A787F">
        <w:t xml:space="preserve">a </w:t>
      </w:r>
      <w:r w:rsidR="00F83DCC" w:rsidRPr="00F83DCC">
        <w:t xml:space="preserve">high throughput (chemical-agnostic) TK model parameterized with chemical-specific </w:t>
      </w:r>
      <w:r w:rsidR="00E162F6" w:rsidRPr="00E162F6">
        <w:rPr>
          <w:i/>
          <w:iCs/>
        </w:rPr>
        <w:t>in vitro</w:t>
      </w:r>
      <w:r w:rsidR="00F83DCC" w:rsidRPr="00F83DCC">
        <w:t xml:space="preserve"> data</w:t>
      </w:r>
      <w:r w:rsidR="00DE1906">
        <w:t xml:space="preserve"> </w:t>
      </w:r>
      <w:r w:rsidR="007A787F">
        <w:t>(that is, HTTK) can be</w:t>
      </w:r>
      <w:r w:rsidR="00F83DCC" w:rsidRPr="00F83DCC">
        <w:t xml:space="preserve"> a powerful tool</w:t>
      </w:r>
      <w:r w:rsidR="007A787F">
        <w:t xml:space="preserve">. Translation of </w:t>
      </w:r>
      <w:r w:rsidR="007A787F" w:rsidRPr="007A787F">
        <w:rPr>
          <w:i/>
          <w:iCs/>
        </w:rPr>
        <w:t>in vitro</w:t>
      </w:r>
      <w:r w:rsidR="007A787F">
        <w:t xml:space="preserve"> concentrations to putative </w:t>
      </w:r>
      <w:r w:rsidR="007A787F" w:rsidRPr="007A787F">
        <w:rPr>
          <w:i/>
          <w:iCs/>
        </w:rPr>
        <w:t>in vivo</w:t>
      </w:r>
      <w:r w:rsidR="007A787F">
        <w:t xml:space="preserve"> doses by HTTK facilitates</w:t>
      </w:r>
      <w:r w:rsidR="00DE1906">
        <w:t xml:space="preserve"> next generation risk assessment based </w:t>
      </w:r>
      <w:r w:rsidR="00CB7523">
        <w:t xml:space="preserve">on </w:t>
      </w:r>
      <w:r w:rsidR="00E162F6" w:rsidRPr="00E162F6">
        <w:rPr>
          <w:i/>
          <w:iCs/>
        </w:rPr>
        <w:t>in vitro</w:t>
      </w:r>
      <w:r w:rsidR="00F83DCC" w:rsidRPr="00F83DCC">
        <w:t xml:space="preserve"> screening for chemical toxicity</w:t>
      </w:r>
      <w:r w:rsidR="00DE1906">
        <w:t>.</w:t>
      </w:r>
      <w:r w:rsidR="00222A4C">
        <w:t xml:space="preserve"> </w:t>
      </w:r>
      <w:r w:rsidR="003E0280">
        <w:t>Governments and industry are</w:t>
      </w:r>
      <w:r w:rsidR="003E0280" w:rsidRPr="00810B69">
        <w:t xml:space="preserve"> continuing to accumulate chemical-specific TK data</w:t>
      </w:r>
      <w:r w:rsidR="003E0280">
        <w:t xml:space="preserve"> including both </w:t>
      </w:r>
      <w:r w:rsidR="00E162F6" w:rsidRPr="00E162F6">
        <w:rPr>
          <w:i/>
          <w:iCs/>
        </w:rPr>
        <w:t>in vivo</w:t>
      </w:r>
      <w:r w:rsidR="003E0280" w:rsidRPr="00810B69">
        <w:rPr>
          <w:i/>
          <w:iCs/>
        </w:rPr>
        <w:t xml:space="preserve"> </w:t>
      </w:r>
      <w:r w:rsidR="003E0280" w:rsidRPr="001E2AC4">
        <w:t>concentration vs. time data</w:t>
      </w:r>
      <w:r w:rsidR="003E0280">
        <w:t xml:space="preserve"> in key tissues</w:t>
      </w:r>
      <w:r w:rsidR="002E68B9">
        <w:t xml:space="preserve"> </w:t>
      </w:r>
      <w:r w:rsidR="002E68B9">
        <w:fldChar w:fldCharType="begin"/>
      </w:r>
      <w:r w:rsidR="002E68B9">
        <w:instrText xml:space="preserve"> ADDIN EN.CITE &lt;EndNote&gt;&lt;Cite&gt;&lt;Author&gt;Sayre&lt;/Author&gt;&lt;Year&gt;2020&lt;/Year&gt;&lt;RecNum&gt;885&lt;/RecNum&gt;&lt;DisplayText&gt;(Sayre et al. 2020; Wambaugh et al. 2018)&lt;/DisplayText&gt;&lt;record&gt;&lt;rec-number&gt;885&lt;/rec-number&gt;&lt;foreign-keys&gt;&lt;key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2E68B9">
        <w:fldChar w:fldCharType="separate"/>
      </w:r>
      <w:r w:rsidR="002E68B9">
        <w:rPr>
          <w:noProof/>
        </w:rPr>
        <w:t>(Sayre et al. 2020; Wambaugh et al. 2018)</w:t>
      </w:r>
      <w:r w:rsidR="002E68B9">
        <w:fldChar w:fldCharType="end"/>
      </w:r>
      <w:r w:rsidR="003E0280" w:rsidRPr="00810B69">
        <w:t xml:space="preserve"> </w:t>
      </w:r>
      <w:r w:rsidR="003E0280">
        <w:t xml:space="preserve">and </w:t>
      </w:r>
      <w:r w:rsidR="00E162F6" w:rsidRPr="00E162F6">
        <w:rPr>
          <w:i/>
          <w:iCs/>
        </w:rPr>
        <w:t>in vitro</w:t>
      </w:r>
      <w:r w:rsidR="003E0280">
        <w:t xml:space="preserve"> HTTK data</w:t>
      </w:r>
      <w:r w:rsidR="002E68B9">
        <w:t xml:space="preserve"> </w:t>
      </w:r>
      <w:r w:rsidR="002E68B9">
        <w:fldChar w:fldCharType="begin">
          <w:fldData xml:space="preserve">PEVuZE5vdGU+PENpdGU+PEF1dGhvcj5QYWluaTwvQXV0aG9yPjxZZWFyPjIwMjA8L1llYXI+PFJl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YWx0LXBlcmlvZGljYWw+PHBhZ2VzPjEyMS0zNjwvcGFnZXM+PHZvbHVtZT4xNDg8L3ZvbHVtZT48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=
</w:fldData>
        </w:fldChar>
      </w:r>
      <w:r w:rsidR="002E68B9">
        <w:instrText xml:space="preserve"> ADDIN EN.CITE </w:instrText>
      </w:r>
      <w:r w:rsidR="002E68B9">
        <w:fldChar w:fldCharType="begin">
          <w:fldData xml:space="preserve">PEVuZE5vdGU+PENpdGU+PEF1dGhvcj5QYWluaTwvQXV0aG9yPjxZZWFyPjIwMjA8L1llYXI+PFJl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YWx0LXBlcmlvZGljYWw+PHBhZ2VzPjEyMS0zNjwvcGFnZXM+PHZvbHVtZT4xNDg8L3ZvbHVtZT48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=
</w:fldData>
        </w:fldChar>
      </w:r>
      <w:r w:rsidR="002E68B9">
        <w:instrText xml:space="preserve"> ADDIN EN.CITE.DATA </w:instrText>
      </w:r>
      <w:r w:rsidR="002E68B9">
        <w:fldChar w:fldCharType="end"/>
      </w:r>
      <w:r w:rsidR="002E68B9">
        <w:fldChar w:fldCharType="separate"/>
      </w:r>
      <w:r w:rsidR="002E68B9">
        <w:rPr>
          <w:noProof/>
        </w:rPr>
        <w:t>(Paini et al. 2020; Rotroff et al. 2010; Tonnelier et al. ; Wambaugh et al. 2019; Wetmore et al. 2015; Wetmore et al. 2012)</w:t>
      </w:r>
      <w:r w:rsidR="002E68B9">
        <w:fldChar w:fldCharType="end"/>
      </w:r>
      <w:r w:rsidR="003E0280">
        <w:t xml:space="preserve">. </w:t>
      </w:r>
      <w:r w:rsidR="009F3364" w:rsidRPr="001D7679">
        <w:rPr>
          <w:rFonts w:eastAsiaTheme="majorEastAsia"/>
        </w:rPr>
        <w:t xml:space="preserve">There is an ongoing proliferation of high throughput PBTK models developed to make use of these HTTK </w:t>
      </w:r>
      <w:r w:rsidR="009F3364" w:rsidRPr="00E162F6">
        <w:rPr>
          <w:rFonts w:eastAsiaTheme="majorEastAsia"/>
          <w:i/>
          <w:iCs/>
        </w:rPr>
        <w:t>in vitro</w:t>
      </w:r>
      <w:r w:rsidR="009F3364" w:rsidRPr="001D7679">
        <w:rPr>
          <w:rFonts w:eastAsiaTheme="majorEastAsia"/>
        </w:rPr>
        <w:t xml:space="preserve"> parameters to allow HT-PBTK models to make chemical-specific</w:t>
      </w:r>
      <w:r w:rsidR="009F3364">
        <w:rPr>
          <w:rFonts w:eastAsiaTheme="majorEastAsia"/>
        </w:rPr>
        <w:t xml:space="preserve"> predictions</w:t>
      </w:r>
      <w:r w:rsidR="00FC4B0A">
        <w:rPr>
          <w:rFonts w:eastAsiaTheme="majorEastAsia"/>
        </w:rPr>
        <w:t xml:space="preserve"> </w:t>
      </w:r>
      <w:r w:rsidR="00FC4B0A">
        <w:rPr>
          <w:rFonts w:eastAsiaTheme="majorEastAsia"/>
        </w:rPr>
        <w:fldChar w:fldCharType="begin">
          <w:fldData xml:space="preserve">PEVuZE5vdGU+PENpdGU+PEF1dGhvcj5CZXJuc3RlaW48L0F1dGhvcj48WWVhcj4yMDIxPC9ZZWFy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</w:fldData>
        </w:fldChar>
      </w:r>
      <w:r w:rsidR="00FC4B0A">
        <w:rPr>
          <w:rFonts w:eastAsiaTheme="majorEastAsia"/>
        </w:rPr>
        <w:instrText xml:space="preserve"> ADDIN EN.CITE </w:instrText>
      </w:r>
      <w:r w:rsidR="00FC4B0A">
        <w:rPr>
          <w:rFonts w:eastAsiaTheme="majorEastAsia"/>
        </w:rPr>
        <w:fldChar w:fldCharType="begin">
          <w:fldData xml:space="preserve">PEVuZE5vdGU+PENpdGU+PEF1dGhvcj5CZXJuc3RlaW48L0F1dGhvcj48WWVhcj4yMDIxPC9ZZWFy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</w:fldData>
        </w:fldChar>
      </w:r>
      <w:r w:rsidR="00FC4B0A">
        <w:rPr>
          <w:rFonts w:eastAsiaTheme="majorEastAsia"/>
        </w:rPr>
        <w:instrText xml:space="preserve"> ADDIN EN.CITE.DATA </w:instrText>
      </w:r>
      <w:r w:rsidR="00FC4B0A">
        <w:rPr>
          <w:rFonts w:eastAsiaTheme="majorEastAsia"/>
        </w:rPr>
      </w:r>
      <w:r w:rsidR="00FC4B0A">
        <w:rPr>
          <w:rFonts w:eastAsiaTheme="majorEastAsia"/>
        </w:rPr>
        <w:fldChar w:fldCharType="end"/>
      </w:r>
      <w:r w:rsidR="00FC4B0A">
        <w:rPr>
          <w:rFonts w:eastAsiaTheme="majorEastAsia"/>
        </w:rPr>
      </w:r>
      <w:r w:rsidR="00FC4B0A">
        <w:rPr>
          <w:rFonts w:eastAsiaTheme="majorEastAsia"/>
        </w:rPr>
        <w:fldChar w:fldCharType="separate"/>
      </w:r>
      <w:r w:rsidR="00FC4B0A">
        <w:rPr>
          <w:rFonts w:eastAsiaTheme="majorEastAsia"/>
          <w:noProof/>
        </w:rPr>
        <w:t>(Armitage et al. 2021; Bernstein et al. 2021; Breen et al. 2021; Geci et al. 2024; Jamei et al. 2009; Kapraun et al. 2022; Linakis et al. 2020)</w:t>
      </w:r>
      <w:r w:rsidR="00FC4B0A">
        <w:rPr>
          <w:rFonts w:eastAsiaTheme="majorEastAsia"/>
        </w:rPr>
        <w:fldChar w:fldCharType="end"/>
      </w:r>
      <w:r w:rsidR="00FC4B0A">
        <w:rPr>
          <w:rFonts w:eastAsiaTheme="majorEastAsia"/>
        </w:rPr>
        <w:t xml:space="preserve">. </w:t>
      </w:r>
      <w:r w:rsidR="009F3364">
        <w:rPr>
          <w:rFonts w:eastAsiaTheme="majorEastAsia"/>
        </w:rPr>
        <w:t xml:space="preserve"> </w:t>
      </w:r>
      <w:r w:rsidR="003E0280">
        <w:t>H</w:t>
      </w:r>
      <w:r w:rsidR="003E0280" w:rsidRPr="00810B69">
        <w:t xml:space="preserve">owever, several thousand chemicals remain in need of TK info; </w:t>
      </w:r>
      <w:r w:rsidR="00412906">
        <w:t>researchers and regulators may have to rely on machine learning for toxicokinetics to address</w:t>
      </w:r>
      <w:r w:rsidR="003E0280" w:rsidRPr="00810B69">
        <w:t xml:space="preserve"> this gap</w:t>
      </w:r>
      <w:r w:rsidR="00412906">
        <w:t xml:space="preserve"> </w:t>
      </w:r>
      <w:r w:rsidR="00412906">
        <w:fldChar w:fldCharType="begin"/>
      </w:r>
      <w:r w:rsidR="00412906">
        <w:instrText xml:space="preserve"> ADDIN EN.CITE &lt;EndNote&gt;&lt;Cite&gt;&lt;Author&gt;Chou&lt;/Author&gt;&lt;Year&gt;2023&lt;/Year&gt;&lt;RecNum&gt;1410&lt;/RecNum&gt;&lt;DisplayText&gt;(Chou and Lin 2023; Di Lascio et al. 2023)&lt;/DisplayText&gt;&lt;record&gt;&lt;rec-number&gt;1410&lt;/rec-number&gt;&lt;foreign-keys&gt;&lt;key app="EN" db-id="5sedwzxv0frxxfep2afv55whvxe0v9vsv290" timestamp="1723474697"&gt;1410&lt;/key&gt;&lt;/foreign-keys&gt;&lt;ref-type name="Journal Article"&gt;17&lt;/ref-type&gt;&lt;contributors&gt;&lt;authors&gt;&lt;author&gt;Chou, Wei-Chun&lt;/author&gt;&lt;author&gt;Lin, Zhoumeng&lt;/author&gt;&lt;/authors&gt;&lt;/contributors&gt;&lt;titles&gt;&lt;title&gt;Machine learning and artificial intelligence in physiologically based pharmacokinetic modeling&lt;/title&gt;&lt;secondary-title&gt;Toxicological Sciences&lt;/secondary-title&gt;&lt;/titles&gt;&lt;periodical&gt;&lt;full-title&gt;Toxicological Sciences&lt;/full-title&gt;&lt;/periodical&gt;&lt;pages&gt;1-14&lt;/pages&gt;&lt;volume&gt;191&lt;/volume&gt;&lt;number&gt;1&lt;/number&gt;&lt;dates&gt;&lt;year&gt;2023&lt;/year&gt;&lt;/dates&gt;&lt;isbn&gt;1096-6080&lt;/isbn&gt;&lt;urls&gt;&lt;/urls&gt;&lt;/record&gt;&lt;/Cite&gt;&lt;Cite&gt;&lt;Author&gt;Di Lascio&lt;/Author&gt;&lt;Year&gt;2023&lt;/Year&gt;&lt;RecNum&gt;1409&lt;/RecNum&gt;&lt;record&gt;&lt;rec-number&gt;1409&lt;/rec-number&gt;&lt;foreign-keys&gt;&lt;key app="EN" db-id="5sedwzxv0frxxfep2afv55whvxe0v9vsv290" timestamp="1723474663"&gt;1409&lt;/key&gt;&lt;/foreign-keys&gt;&lt;ref-type name="Journal Article"&gt;17&lt;/ref-type&gt;&lt;contributors&gt;&lt;authors&gt;&lt;author&gt;Di Lascio, Elena&lt;/author&gt;&lt;author&gt;Gerebtzoff, Gregori&lt;/author&gt;&lt;author&gt;Rodríguez-Pérez, Raquel&lt;/author&gt;&lt;/authors&gt;&lt;/contributors&gt;&lt;titles&gt;&lt;title&gt;Systematic evaluation of local and global machine learning models for the prediction of ADME properties&lt;/title&gt;&lt;secondary-title&gt;Molecular pharmaceutics&lt;/secondary-title&gt;&lt;/titles&gt;&lt;periodical&gt;&lt;full-title&gt;Molecular pharmaceutics&lt;/full-title&gt;&lt;/periodical&gt;&lt;pages&gt;1758-1767&lt;/pages&gt;&lt;volume&gt;20&lt;/volume&gt;&lt;number&gt;3&lt;/number&gt;&lt;dates&gt;&lt;year&gt;2023&lt;/year&gt;&lt;/dates&gt;&lt;isbn&gt;1543-8384&lt;/isbn&gt;&lt;urls&gt;&lt;/urls&gt;&lt;/record&gt;&lt;/Cite&gt;&lt;/EndNote&gt;</w:instrText>
      </w:r>
      <w:r w:rsidR="00412906">
        <w:fldChar w:fldCharType="separate"/>
      </w:r>
      <w:r w:rsidR="00412906">
        <w:rPr>
          <w:noProof/>
        </w:rPr>
        <w:t>(Chou and Lin 2023; Di Lascio et al. 2023)</w:t>
      </w:r>
      <w:r w:rsidR="00412906">
        <w:fldChar w:fldCharType="end"/>
      </w:r>
      <w:r w:rsidR="003E0280">
        <w:t>.</w:t>
      </w:r>
    </w:p>
    <w:p w14:paraId="42B9453E" w14:textId="77777777" w:rsidR="00895E2C" w:rsidRDefault="00895E2C" w:rsidP="00BC60D9"/>
    <w:p w14:paraId="6E7DA1C1" w14:textId="13264B6D" w:rsidR="00AD5356" w:rsidRPr="00C5038A" w:rsidRDefault="00C5038A" w:rsidP="00AD5356">
      <w:pPr>
        <w:rPr>
          <w:rFonts w:eastAsia="Times New Roman"/>
        </w:rPr>
      </w:pPr>
      <w:r>
        <w:t xml:space="preserve">We have characterized the accuracy of HTTK approaches for new chemicals based on structure-based </w:t>
      </w:r>
      <w:r w:rsidRPr="00E162F6">
        <w:rPr>
          <w:i/>
          <w:iCs/>
        </w:rPr>
        <w:t>in silico</w:t>
      </w:r>
      <w:r>
        <w:t xml:space="preserve"> predictions. This was accomplished through</w:t>
      </w:r>
      <w:r w:rsidR="00122915">
        <w:t xml:space="preserve"> a collaborative trial of four QSPRs for </w:t>
      </w:r>
      <w:r w:rsidR="00E162F6" w:rsidRPr="00E162F6">
        <w:rPr>
          <w:i/>
        </w:rPr>
        <w:t>in vitro</w:t>
      </w:r>
      <w:r w:rsidR="00122915">
        <w:t xml:space="preserve"> TK parameters and two additional predictors of </w:t>
      </w:r>
      <w:r w:rsidR="00E162F6" w:rsidRPr="00E162F6">
        <w:rPr>
          <w:i/>
        </w:rPr>
        <w:t>in vivo</w:t>
      </w:r>
      <w:r w:rsidR="00122915">
        <w:t xml:space="preserve"> TK half-life. </w:t>
      </w:r>
      <w:r w:rsidR="009861C7" w:rsidRPr="00810B69">
        <w:t>This collaborative trial use</w:t>
      </w:r>
      <w:r w:rsidR="00222A4C">
        <w:t>d</w:t>
      </w:r>
      <w:r w:rsidR="009861C7">
        <w:t xml:space="preserve"> a database of </w:t>
      </w:r>
      <w:r w:rsidR="00E162F6" w:rsidRPr="00E162F6">
        <w:rPr>
          <w:i/>
          <w:iCs/>
        </w:rPr>
        <w:t>in vivo</w:t>
      </w:r>
      <w:r w:rsidR="009861C7" w:rsidRPr="00810B69">
        <w:rPr>
          <w:i/>
          <w:iCs/>
        </w:rPr>
        <w:t xml:space="preserve"> </w:t>
      </w:r>
      <w:r w:rsidR="009861C7" w:rsidRPr="00810B69">
        <w:t xml:space="preserve">measured </w:t>
      </w:r>
      <w:r>
        <w:t>TK</w:t>
      </w:r>
      <w:r w:rsidR="009861C7" w:rsidRPr="00810B69">
        <w:t xml:space="preserve"> data</w:t>
      </w:r>
      <w:r w:rsidR="009861C7">
        <w:t xml:space="preserve"> to evaluate</w:t>
      </w:r>
      <w:r w:rsidR="009861C7" w:rsidRPr="00637189">
        <w:rPr>
          <w:i/>
          <w:iCs/>
        </w:rPr>
        <w:t xml:space="preserve"> </w:t>
      </w:r>
      <w:r w:rsidR="00E162F6" w:rsidRPr="00E162F6">
        <w:rPr>
          <w:i/>
          <w:iCs/>
        </w:rPr>
        <w:t>in silico</w:t>
      </w:r>
      <w:r w:rsidR="009861C7" w:rsidRPr="00637189">
        <w:rPr>
          <w:i/>
          <w:iCs/>
        </w:rPr>
        <w:t xml:space="preserve"> </w:t>
      </w:r>
      <w:r w:rsidR="009861C7">
        <w:t xml:space="preserve">approaches. </w:t>
      </w:r>
      <w:r w:rsidR="00E162F6" w:rsidRPr="00E162F6">
        <w:rPr>
          <w:i/>
        </w:rPr>
        <w:t>In vivo</w:t>
      </w:r>
      <w:r w:rsidR="009861C7">
        <w:t xml:space="preserve"> da</w:t>
      </w:r>
      <w:r w:rsidR="00222A4C">
        <w:t>ta had to be</w:t>
      </w:r>
      <w:r w:rsidR="009861C7">
        <w:t xml:space="preserve"> carefully reviewed to include only those data that could be well-described by empirical TK models. </w:t>
      </w:r>
      <w:r>
        <w:t>We find that f</w:t>
      </w:r>
      <w:r>
        <w:rPr>
          <w:rFonts w:eastAsia="Times New Roman"/>
        </w:rPr>
        <w:t xml:space="preserve">or novel compounds a consensus </w:t>
      </w:r>
      <w:r>
        <w:t>QSPR</w:t>
      </w:r>
      <w:r w:rsidRPr="00810B69">
        <w:t xml:space="preserve"> </w:t>
      </w:r>
      <w:r>
        <w:rPr>
          <w:rFonts w:eastAsia="Times New Roman"/>
        </w:rPr>
        <w:t>approach may yield a reasonable result.</w:t>
      </w:r>
    </w:p>
    <w:p w14:paraId="044F621D" w14:textId="77777777" w:rsidR="00353233" w:rsidRDefault="00353233" w:rsidP="00BC60D9"/>
    <w:p w14:paraId="605F2AA9" w14:textId="72602202" w:rsidR="00353233" w:rsidRDefault="009F3364" w:rsidP="00BC60D9">
      <w:r>
        <w:t>By comparing predictions with observations, the root mean squared log</w:t>
      </w:r>
      <w:r w:rsidRPr="00C5038A">
        <w:rPr>
          <w:vertAlign w:val="subscript"/>
        </w:rPr>
        <w:t>10</w:t>
      </w:r>
      <w:r>
        <w:t xml:space="preserve"> error (RMSLE) and other key statistics could be calculated. The RMSLE characterizes the expected accuracy for new predictions: Given sufficient observations for evaluation, the RMSLE can be interpreted as a coefficient of variation for </w:t>
      </w:r>
      <w:r>
        <w:lastRenderedPageBreak/>
        <w:t xml:space="preserve">normally distributed errors about the prediction. For normally distributed errors one has 95% confidence that the actual value will occur within +- 2 RMSLE of the prediction. </w:t>
      </w:r>
      <w:r w:rsidR="00353233">
        <w:t xml:space="preserve">Throughout this effort we have reported statistics on different subsets of chemicals. First, HTTK </w:t>
      </w:r>
      <w:r w:rsidR="00E162F6" w:rsidRPr="00E162F6">
        <w:rPr>
          <w:i/>
        </w:rPr>
        <w:t>in vitro</w:t>
      </w:r>
      <w:r w:rsidR="00353233">
        <w:t xml:space="preserve"> data were not available for all the chemicals with </w:t>
      </w:r>
      <w:r w:rsidR="00A5069A">
        <w:t xml:space="preserve">CvT </w:t>
      </w:r>
      <w:r w:rsidR="00353233">
        <w:t xml:space="preserve">data. For the context of decision makers relying either on </w:t>
      </w:r>
      <w:r w:rsidR="00E162F6" w:rsidRPr="00E162F6">
        <w:rPr>
          <w:i/>
        </w:rPr>
        <w:t>in vitro</w:t>
      </w:r>
      <w:r w:rsidR="00353233">
        <w:t xml:space="preserve"> HTTK or QSPR-based HTTK we report chiefly on the statistics associated with either the </w:t>
      </w:r>
      <w:r w:rsidR="00E162F6" w:rsidRPr="00E162F6">
        <w:rPr>
          <w:i/>
        </w:rPr>
        <w:t>in vitro</w:t>
      </w:r>
      <w:r w:rsidR="00353233">
        <w:t xml:space="preserve"> only chemicals or the chemicals with no existing </w:t>
      </w:r>
      <w:r w:rsidR="00E162F6" w:rsidRPr="00E162F6">
        <w:rPr>
          <w:i/>
        </w:rPr>
        <w:t>in vitro</w:t>
      </w:r>
      <w:r w:rsidR="00353233">
        <w:t xml:space="preserve"> data.</w:t>
      </w:r>
    </w:p>
    <w:p w14:paraId="1B66AEFC" w14:textId="36BC798A" w:rsidR="00222A4C" w:rsidRDefault="00222A4C" w:rsidP="00BC60D9"/>
    <w:p w14:paraId="260A4118" w14:textId="13DF8906" w:rsidR="00037FF9" w:rsidRPr="00633E29" w:rsidRDefault="00A45948" w:rsidP="00BC60D9">
      <w:pPr>
        <w:rPr>
          <w:highlight w:val="yellow"/>
        </w:rPr>
      </w:pPr>
      <w:r w:rsidRPr="001D7679">
        <w:t xml:space="preserve">QSPRs were first evaluated for their ability to predict the </w:t>
      </w:r>
      <w:r w:rsidR="001D7679" w:rsidRPr="001D7679">
        <w:t xml:space="preserve">chemical specific HTTK </w:t>
      </w:r>
      <w:r w:rsidRPr="001D7679">
        <w:t xml:space="preserve">parameters </w:t>
      </w:r>
      <w:r w:rsidR="001D7679" w:rsidRPr="001D7679">
        <w:t>Cl</w:t>
      </w:r>
      <w:r w:rsidR="001D7679" w:rsidRPr="001D7679">
        <w:rPr>
          <w:vertAlign w:val="subscript"/>
        </w:rPr>
        <w:t>int</w:t>
      </w:r>
      <w:r w:rsidR="001D7679" w:rsidRPr="001D7679">
        <w:t xml:space="preserve"> and f</w:t>
      </w:r>
      <w:r w:rsidR="001D7679" w:rsidRPr="001D7679">
        <w:rPr>
          <w:vertAlign w:val="subscript"/>
        </w:rPr>
        <w:t>up</w:t>
      </w:r>
      <w:r w:rsidR="001D7679" w:rsidRPr="001D7679">
        <w:t xml:space="preserve"> that are </w:t>
      </w:r>
      <w:r w:rsidRPr="001D7679">
        <w:t xml:space="preserve">expected by </w:t>
      </w:r>
      <w:r w:rsidR="002167E3">
        <w:t>HT-</w:t>
      </w:r>
      <w:r w:rsidRPr="001D7679">
        <w:t xml:space="preserve">PBTK models. These </w:t>
      </w:r>
      <w:r w:rsidR="00E162F6" w:rsidRPr="00E162F6">
        <w:rPr>
          <w:i/>
          <w:iCs/>
        </w:rPr>
        <w:t>in vitro</w:t>
      </w:r>
      <w:r w:rsidRPr="001D7679">
        <w:t xml:space="preserve"> parameters, of course, are not true TK. </w:t>
      </w:r>
      <w:r w:rsidR="001D7679" w:rsidRPr="001E2AC4">
        <w:t xml:space="preserve">Even if QSPR perfectly reproduces an </w:t>
      </w:r>
      <w:r w:rsidR="00E162F6" w:rsidRPr="00E162F6">
        <w:rPr>
          <w:i/>
          <w:iCs/>
        </w:rPr>
        <w:t>in vitro</w:t>
      </w:r>
      <w:r w:rsidR="001D7679" w:rsidRPr="001E2AC4">
        <w:t xml:space="preserve"> </w:t>
      </w:r>
      <w:r w:rsidR="009F3364">
        <w:t>measurement</w:t>
      </w:r>
      <w:r w:rsidR="001D7679" w:rsidRPr="001E2AC4">
        <w:t xml:space="preserve">, it is only as good as the </w:t>
      </w:r>
      <w:r w:rsidR="00E162F6" w:rsidRPr="00E162F6">
        <w:rPr>
          <w:i/>
        </w:rPr>
        <w:t>in vitro</w:t>
      </w:r>
      <w:r w:rsidR="001D7679" w:rsidRPr="001E2AC4">
        <w:t xml:space="preserve"> assays.</w:t>
      </w:r>
      <w:r w:rsidR="001D7679" w:rsidRPr="001D7679">
        <w:t xml:space="preserve"> However, HTTK assays</w:t>
      </w:r>
      <w:r w:rsidRPr="001D7679">
        <w:t xml:space="preserve"> </w:t>
      </w:r>
      <w:r w:rsidR="001D7679" w:rsidRPr="001D7679">
        <w:t>provide</w:t>
      </w:r>
      <w:r w:rsidRPr="001D7679">
        <w:t xml:space="preserve"> </w:t>
      </w:r>
      <w:r w:rsidRPr="001D7679">
        <w:rPr>
          <w:rFonts w:eastAsiaTheme="majorEastAsia"/>
        </w:rPr>
        <w:t>rapid methods for partially characterizing TK</w:t>
      </w:r>
      <w:r w:rsidR="00FC4B0A">
        <w:rPr>
          <w:rFonts w:eastAsiaTheme="majorEastAsia"/>
        </w:rPr>
        <w:t xml:space="preserve"> </w:t>
      </w:r>
      <w:r w:rsidR="00FC4B0A">
        <w:rPr>
          <w:rFonts w:eastAsiaTheme="majorEastAsia"/>
        </w:rPr>
        <w:fldChar w:fldCharType="begin"/>
      </w:r>
      <w:r w:rsidR="00FC4B0A">
        <w:rPr>
          <w:rFonts w:eastAsiaTheme="majorEastAsia"/>
        </w:rPr>
        <w:instrText xml:space="preserve"> ADDIN EN.CITE &lt;EndNote&gt;&lt;Cite&gt;&lt;Author&gt;Breen&lt;/Author&gt;&lt;Year&gt;2021&lt;/Year&gt;&lt;RecNum&gt;970&lt;/RecNum&gt;&lt;DisplayText&gt;(Breen et al. 2021; Wang 2010)&lt;/DisplayText&gt;&lt;record&gt;&lt;rec-number&gt;970&lt;/rec-number&gt;&lt;foreign-keys&gt;&lt;key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Cite&gt;&lt;Author&gt;Wang&lt;/Author&gt;&lt;Year&gt;2010&lt;/Year&gt;&lt;RecNum&gt;306&lt;/RecNum&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FC4B0A">
        <w:rPr>
          <w:rFonts w:eastAsiaTheme="majorEastAsia"/>
        </w:rPr>
        <w:fldChar w:fldCharType="separate"/>
      </w:r>
      <w:r w:rsidR="00FC4B0A">
        <w:rPr>
          <w:rFonts w:eastAsiaTheme="majorEastAsia"/>
          <w:noProof/>
        </w:rPr>
        <w:t>(Breen et al. 2021; Wang 2010)</w:t>
      </w:r>
      <w:r w:rsidR="00FC4B0A">
        <w:rPr>
          <w:rFonts w:eastAsiaTheme="majorEastAsia"/>
        </w:rPr>
        <w:fldChar w:fldCharType="end"/>
      </w:r>
      <w:r w:rsidRPr="001D7679">
        <w:rPr>
          <w:rFonts w:eastAsiaTheme="majorEastAsia"/>
        </w:rPr>
        <w:t xml:space="preserve">. </w:t>
      </w:r>
      <w:r w:rsidR="00122915">
        <w:rPr>
          <w:rFonts w:eastAsia="Times New Roman"/>
        </w:rPr>
        <w:t>Most QSPRs predict plasma binding well (RMSLE 0.03 – 0.07) but have difficulty predicting metabolic clearance (RMSLE 0.37 – 1.28).</w:t>
      </w:r>
      <w:r w:rsidR="00122915" w:rsidRPr="00122915">
        <w:t xml:space="preserve"> </w:t>
      </w:r>
      <w:commentRangeStart w:id="74"/>
      <w:r w:rsidR="007A1CF6" w:rsidRPr="007A1CF6">
        <w:t xml:space="preserve">It is known that some of the QSPRs included the evaluation data in their training sets. </w:t>
      </w:r>
      <w:r w:rsidR="009F3364" w:rsidRPr="007A1CF6">
        <w:t>Thus,</w:t>
      </w:r>
      <w:r w:rsidR="007A1CF6" w:rsidRPr="007A1CF6">
        <w:t xml:space="preserve"> th</w:t>
      </w:r>
      <w:r w:rsidR="009F3364">
        <w:t>is</w:t>
      </w:r>
      <w:r w:rsidR="007A1CF6" w:rsidRPr="007A1CF6">
        <w:t xml:space="preserve"> evaluation is not a true external evaluation, but rather an evaluation of opportunity. Still, it is important to contrast the predictive ability of QSPRs with various training sets (ADMET, for example, has an extensive pharmaceutical library) and characterize how well the QSPRs reproduce the data.</w:t>
      </w:r>
      <w:r w:rsidR="005D1634" w:rsidRPr="009D09F4">
        <w:rPr>
          <w:highlight w:val="yellow"/>
        </w:rPr>
        <w:t xml:space="preserve"> </w:t>
      </w:r>
      <w:commentRangeEnd w:id="74"/>
      <w:r w:rsidR="005D1634" w:rsidRPr="009D09F4">
        <w:rPr>
          <w:rStyle w:val="CommentReference"/>
          <w:highlight w:val="yellow"/>
        </w:rPr>
        <w:commentReference w:id="74"/>
      </w:r>
    </w:p>
    <w:p w14:paraId="349D8CB1" w14:textId="72700DD5" w:rsidR="00122915" w:rsidRDefault="00122915" w:rsidP="00BC60D9"/>
    <w:p w14:paraId="071C46F2" w14:textId="47C986B1" w:rsidR="001D7679" w:rsidRDefault="00DA332C" w:rsidP="00BC60D9">
      <w:r>
        <w:rPr>
          <w:rFonts w:eastAsia="Times New Roman"/>
        </w:rPr>
        <w:t xml:space="preserve">Predictions for the full concentration </w:t>
      </w:r>
      <w:r w:rsidRPr="001E2AC4">
        <w:rPr>
          <w:rFonts w:eastAsia="Times New Roman"/>
        </w:rPr>
        <w:t>time-course were</w:t>
      </w:r>
      <w:r w:rsidR="001D7679" w:rsidRPr="001E2AC4">
        <w:rPr>
          <w:rFonts w:eastAsia="Times New Roman"/>
        </w:rPr>
        <w:t xml:space="preserve"> then</w:t>
      </w:r>
      <w:r w:rsidRPr="001E2AC4">
        <w:rPr>
          <w:rFonts w:eastAsia="Times New Roman"/>
        </w:rPr>
        <w:t xml:space="preserve"> evaluated. </w:t>
      </w:r>
      <w:r w:rsidR="00122915" w:rsidRPr="001E2AC4">
        <w:t>Our “level 2” evaluation used the QSPR</w:t>
      </w:r>
      <w:r w:rsidR="00222A4C" w:rsidRPr="001E2AC4">
        <w:t xml:space="preserve"> predicted parameter values within a</w:t>
      </w:r>
      <w:r w:rsidR="002167E3">
        <w:t>n HT-</w:t>
      </w:r>
      <w:r w:rsidR="00222A4C" w:rsidRPr="001E2AC4">
        <w:t>PBTK</w:t>
      </w:r>
      <w:r w:rsidR="002167E3">
        <w:t xml:space="preserve"> </w:t>
      </w:r>
      <w:r w:rsidR="00222A4C" w:rsidRPr="001E2AC4">
        <w:t>model</w:t>
      </w:r>
      <w:r w:rsidR="00122915" w:rsidRPr="001E2AC4">
        <w:t xml:space="preserve"> to predict the full TK </w:t>
      </w:r>
      <w:r w:rsidR="00134CCA" w:rsidRPr="001E2AC4">
        <w:t>chemical</w:t>
      </w:r>
      <w:r w:rsidR="00122915" w:rsidRPr="001E2AC4">
        <w:t xml:space="preserve"> concentration time course. </w:t>
      </w:r>
      <w:r w:rsidR="001D7679" w:rsidRPr="00BC60D9">
        <w:t xml:space="preserve">TK in the absorption and distribution phases are relatively insensitive to the </w:t>
      </w:r>
      <w:r w:rsidR="00E162F6" w:rsidRPr="00E162F6">
        <w:rPr>
          <w:i/>
          <w:iCs/>
        </w:rPr>
        <w:t>in vitro</w:t>
      </w:r>
      <w:r w:rsidR="001D7679" w:rsidRPr="00BC60D9">
        <w:rPr>
          <w:i/>
          <w:iCs/>
        </w:rPr>
        <w:t xml:space="preserve"> </w:t>
      </w:r>
      <w:r w:rsidR="001D7679" w:rsidRPr="00BC60D9">
        <w:t>HTTK parameters</w:t>
      </w:r>
      <w:r w:rsidR="001D7679" w:rsidRPr="001E2AC4">
        <w:t xml:space="preserve"> Cl</w:t>
      </w:r>
      <w:r w:rsidR="001D7679" w:rsidRPr="001E2AC4">
        <w:rPr>
          <w:vertAlign w:val="subscript"/>
        </w:rPr>
        <w:t>int</w:t>
      </w:r>
      <w:r w:rsidR="001D7679" w:rsidRPr="001E2AC4">
        <w:t xml:space="preserve"> and f</w:t>
      </w:r>
      <w:r w:rsidR="001D7679" w:rsidRPr="001E2AC4">
        <w:rPr>
          <w:vertAlign w:val="subscript"/>
        </w:rPr>
        <w:t>up</w:t>
      </w:r>
      <w:r w:rsidR="001D7679" w:rsidRPr="001E2AC4">
        <w:t>. For example, distribution depend</w:t>
      </w:r>
      <w:r w:rsidR="002167E3">
        <w:t>s</w:t>
      </w:r>
      <w:r w:rsidR="001D7679" w:rsidRPr="001E2AC4">
        <w:t xml:space="preserve"> </w:t>
      </w:r>
      <w:r w:rsidR="002167E3">
        <w:t>more</w:t>
      </w:r>
      <w:r w:rsidR="001D7679" w:rsidRPr="001E2AC4">
        <w:t xml:space="preserve"> on physico-chemical properties and only somewhat on f</w:t>
      </w:r>
      <w:r w:rsidR="001D7679" w:rsidRPr="001E2AC4">
        <w:rPr>
          <w:vertAlign w:val="subscript"/>
        </w:rPr>
        <w:t>up</w:t>
      </w:r>
      <w:r w:rsidR="001D7679" w:rsidRPr="001E2AC4">
        <w:t xml:space="preserve"> for accurate prediction of equilibrium tissue partition coefficients (and, in turn, volume</w:t>
      </w:r>
      <w:r w:rsidR="001D7679">
        <w:t xml:space="preserve"> of distribution)</w:t>
      </w:r>
      <w:r w:rsidR="00FC4B0A">
        <w:t xml:space="preserve"> </w:t>
      </w:r>
      <w:r w:rsidR="00FC4B0A">
        <w:fldChar w:fldCharType="begin"/>
      </w:r>
      <w:r w:rsidR="00FC4B0A">
        <w:instrText xml:space="preserve"> ADDIN EN.CITE &lt;EndNote&gt;&lt;Cite&gt;&lt;Author&gt;Pearce&lt;/Author&gt;&lt;Year&gt;2017&lt;/Year&gt;&lt;RecNum&gt;475&lt;/RecNum&gt;&lt;DisplayText&gt;(Pearce et al. 2017a)&lt;/DisplayText&gt;&lt;record&gt;&lt;rec-number&gt;475&lt;/rec-number&gt;&lt;foreign-keys&gt;&lt;key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FC4B0A">
        <w:fldChar w:fldCharType="separate"/>
      </w:r>
      <w:r w:rsidR="00FC4B0A">
        <w:rPr>
          <w:noProof/>
        </w:rPr>
        <w:t>(Pearce et al. 2017a)</w:t>
      </w:r>
      <w:r w:rsidR="00FC4B0A">
        <w:fldChar w:fldCharType="end"/>
      </w:r>
      <w:r w:rsidR="001D7679">
        <w:t xml:space="preserve">. However, the elimination phase of a TK time course is dominated by metabolism and excretion, which are both characterized to some extent by HTTK </w:t>
      </w:r>
      <w:r w:rsidR="00E162F6" w:rsidRPr="00E162F6">
        <w:rPr>
          <w:i/>
        </w:rPr>
        <w:t>in vitro</w:t>
      </w:r>
      <w:r w:rsidR="001D7679">
        <w:t xml:space="preserve"> parameters.</w:t>
      </w:r>
    </w:p>
    <w:p w14:paraId="313366B1" w14:textId="62DA6803" w:rsidR="001D7679" w:rsidRDefault="001D7679" w:rsidP="00BC60D9"/>
    <w:p w14:paraId="25F3A7EB" w14:textId="77777777" w:rsidR="00BC1181" w:rsidRDefault="00134CCA" w:rsidP="00BC1181">
      <w:r>
        <w:t>To frame the</w:t>
      </w:r>
      <w:r w:rsidR="001D7679">
        <w:t xml:space="preserve"> level 2</w:t>
      </w:r>
      <w:r>
        <w:t xml:space="preserve"> evaluation, statistics were also calculated for empirical TK model</w:t>
      </w:r>
      <w:r w:rsidR="001D7679">
        <w:t xml:space="preserve">s using parameter optimized using </w:t>
      </w:r>
      <w:r>
        <w:t xml:space="preserve">the </w:t>
      </w:r>
      <w:r w:rsidR="00E162F6" w:rsidRPr="00E162F6">
        <w:rPr>
          <w:i/>
          <w:iCs/>
        </w:rPr>
        <w:t>in vivo</w:t>
      </w:r>
      <w:r>
        <w:t xml:space="preserve"> </w:t>
      </w:r>
      <w:r w:rsidR="001D7679">
        <w:t xml:space="preserve">data. The </w:t>
      </w:r>
      <w:r w:rsidR="00E162F6" w:rsidRPr="00E162F6">
        <w:rPr>
          <w:i/>
        </w:rPr>
        <w:t>in vivo</w:t>
      </w:r>
      <w:r w:rsidR="001D7679">
        <w:t xml:space="preserve"> </w:t>
      </w:r>
      <w:r w:rsidR="002167E3">
        <w:t>optimized models</w:t>
      </w:r>
      <w:r w:rsidR="001D7679">
        <w:t xml:space="preserve"> were intended to approximate a best case given that the data themselves are noisy. As a worst-case scenario</w:t>
      </w:r>
      <w:r w:rsidR="002167E3">
        <w:t xml:space="preserve"> HT-PBTK models were parameterized using </w:t>
      </w:r>
      <w:r>
        <w:t xml:space="preserve">randomly selected (incorrect) </w:t>
      </w:r>
      <w:r w:rsidR="00E162F6" w:rsidRPr="00E162F6">
        <w:rPr>
          <w:i/>
          <w:iCs/>
        </w:rPr>
        <w:t>in vitro</w:t>
      </w:r>
      <w:r w:rsidR="001D7679" w:rsidRPr="001E2AC4">
        <w:rPr>
          <w:i/>
          <w:iCs/>
        </w:rPr>
        <w:t xml:space="preserve"> </w:t>
      </w:r>
      <w:r w:rsidR="001D7679">
        <w:t xml:space="preserve">HTTK </w:t>
      </w:r>
      <w:r>
        <w:t>parameters</w:t>
      </w:r>
      <w:r w:rsidR="001D7679">
        <w:t xml:space="preserve">, while keeping the physico-chemical parameters correct. </w:t>
      </w:r>
      <w:r>
        <w:t xml:space="preserve">The y-randomization approximates </w:t>
      </w:r>
      <w:r w:rsidR="00FD46A2">
        <w:t xml:space="preserve">helps account for </w:t>
      </w:r>
      <w:r>
        <w:t xml:space="preserve">potential correlations within the </w:t>
      </w:r>
      <w:r w:rsidR="00E162F6" w:rsidRPr="00E162F6">
        <w:rPr>
          <w:i/>
          <w:iCs/>
        </w:rPr>
        <w:t>in vitro</w:t>
      </w:r>
      <w:r w:rsidR="00FD46A2">
        <w:t xml:space="preserve"> measured </w:t>
      </w:r>
      <w:r>
        <w:t xml:space="preserve">chemical data. </w:t>
      </w:r>
      <w:r w:rsidR="00FD46A2">
        <w:t xml:space="preserve">During early time points (absorption and distribution) the </w:t>
      </w:r>
      <w:r>
        <w:t>PBTK models parameterized with QSPR</w:t>
      </w:r>
      <w:r w:rsidR="00FD46A2">
        <w:t>s</w:t>
      </w:r>
      <w:r>
        <w:t xml:space="preserve"> perform </w:t>
      </w:r>
      <w:r w:rsidRPr="008F4583">
        <w:t xml:space="preserve">closer to y-randomized predictions than to empirical fits to </w:t>
      </w:r>
      <w:r w:rsidRPr="008F4583">
        <w:lastRenderedPageBreak/>
        <w:t>the data</w:t>
      </w:r>
      <w:r>
        <w:t xml:space="preserve">. </w:t>
      </w:r>
      <w:r w:rsidR="00FD46A2">
        <w:t>However, at later time points (elimination phase) the separation between QSPRs and y-randomized predictions grew.</w:t>
      </w:r>
      <w:r w:rsidR="002167E3">
        <w:t xml:space="preserve"> The relatively small difference between the average y-randomized error and the QSPR and </w:t>
      </w:r>
      <w:r w:rsidR="002167E3" w:rsidRPr="008948C3">
        <w:rPr>
          <w:i/>
          <w:iCs/>
        </w:rPr>
        <w:t>in vitro</w:t>
      </w:r>
      <w:r w:rsidR="002167E3">
        <w:t>-based HTTK indicates the</w:t>
      </w:r>
      <w:r w:rsidR="008948C3">
        <w:t xml:space="preserve"> great</w:t>
      </w:r>
      <w:r w:rsidR="002167E3">
        <w:t xml:space="preserve"> importance of physico-chemical properties to predicting TK.</w:t>
      </w:r>
    </w:p>
    <w:p w14:paraId="63966D36" w14:textId="77777777" w:rsidR="00BC1181" w:rsidRDefault="00BC1181" w:rsidP="00BC1181"/>
    <w:p w14:paraId="0AE48D36" w14:textId="6703ED24" w:rsidR="00BC1181" w:rsidRDefault="00BC1181" w:rsidP="00BC1181">
      <w:r w:rsidRPr="00DA332C">
        <w:t xml:space="preserve">Here we have found the </w:t>
      </w:r>
      <w:r w:rsidR="00ED493C">
        <w:t>HT-PBTK</w:t>
      </w:r>
      <w:r w:rsidRPr="00DA332C">
        <w:t xml:space="preserve"> model performed similarly </w:t>
      </w:r>
      <w:r>
        <w:t>between</w:t>
      </w:r>
      <w:r w:rsidRPr="00DA332C">
        <w:t xml:space="preserve"> TK QSPRs </w:t>
      </w:r>
      <w:r>
        <w:t>and</w:t>
      </w:r>
      <w:r w:rsidRPr="00DA332C">
        <w:t xml:space="preserve"> </w:t>
      </w:r>
      <w:r w:rsidRPr="00E162F6">
        <w:rPr>
          <w:i/>
        </w:rPr>
        <w:t>in vitro</w:t>
      </w:r>
      <w:r w:rsidRPr="00DA332C">
        <w:t xml:space="preserve"> measured data</w:t>
      </w:r>
      <w:r>
        <w:t xml:space="preserve">. Fits to the </w:t>
      </w:r>
      <w:r w:rsidRPr="00E162F6">
        <w:rPr>
          <w:i/>
        </w:rPr>
        <w:t>in vivo</w:t>
      </w:r>
      <w:r>
        <w:t xml:space="preserve"> data </w:t>
      </w:r>
      <w:r w:rsidRPr="00B05A4F">
        <w:rPr>
          <w:highlight w:val="yellow"/>
        </w:rPr>
        <w:t>had</w:t>
      </w:r>
      <w:r>
        <w:rPr>
          <w:highlight w:val="yellow"/>
        </w:rPr>
        <w:t xml:space="preserve"> median</w:t>
      </w:r>
      <w:r w:rsidRPr="00B05A4F">
        <w:rPr>
          <w:highlight w:val="yellow"/>
        </w:rPr>
        <w:t xml:space="preserve"> RMSLE of 0.6</w:t>
      </w:r>
      <w:r>
        <w:t xml:space="preserve">8 across all chemicals, while predictions based on </w:t>
      </w:r>
      <w:r w:rsidRPr="00E162F6">
        <w:rPr>
          <w:i/>
          <w:iCs/>
        </w:rPr>
        <w:t>in vitro</w:t>
      </w:r>
      <w:r w:rsidRPr="00FC54C9">
        <w:t xml:space="preserve"> HT</w:t>
      </w:r>
      <w:r>
        <w:t xml:space="preserve">TK had </w:t>
      </w:r>
      <w:commentRangeStart w:id="75"/>
      <w:r w:rsidRPr="00B05A4F">
        <w:rPr>
          <w:highlight w:val="yellow"/>
        </w:rPr>
        <w:t>RMSLE of 1.</w:t>
      </w:r>
      <w:r>
        <w:rPr>
          <w:highlight w:val="yellow"/>
        </w:rPr>
        <w:t>2</w:t>
      </w:r>
      <w:r w:rsidRPr="00B05A4F">
        <w:rPr>
          <w:highlight w:val="yellow"/>
        </w:rPr>
        <w:t xml:space="preserve"> </w:t>
      </w:r>
      <w:commentRangeEnd w:id="75"/>
      <w:r w:rsidRPr="00B05A4F">
        <w:rPr>
          <w:rStyle w:val="CommentReference"/>
          <w:highlight w:val="yellow"/>
        </w:rPr>
        <w:commentReference w:id="75"/>
      </w:r>
      <w:r>
        <w:t xml:space="preserve">without using any </w:t>
      </w:r>
      <w:r w:rsidRPr="00E162F6">
        <w:rPr>
          <w:i/>
          <w:iCs/>
        </w:rPr>
        <w:t>in vivo</w:t>
      </w:r>
      <w:r>
        <w:t xml:space="preserve"> data. RMSLE for individual QSPRs ranged </w:t>
      </w:r>
      <w:r w:rsidRPr="00B05A4F">
        <w:rPr>
          <w:highlight w:val="yellow"/>
        </w:rPr>
        <w:t xml:space="preserve">from </w:t>
      </w:r>
      <w:commentRangeStart w:id="76"/>
      <w:r w:rsidRPr="00B05A4F">
        <w:rPr>
          <w:highlight w:val="yellow"/>
        </w:rPr>
        <w:t>1.</w:t>
      </w:r>
      <w:r>
        <w:rPr>
          <w:highlight w:val="yellow"/>
        </w:rPr>
        <w:t>1</w:t>
      </w:r>
      <w:r w:rsidRPr="00B05A4F">
        <w:rPr>
          <w:highlight w:val="yellow"/>
        </w:rPr>
        <w:t xml:space="preserve"> to 1.3</w:t>
      </w:r>
      <w:commentRangeEnd w:id="76"/>
      <w:r w:rsidRPr="00B05A4F">
        <w:rPr>
          <w:rStyle w:val="CommentReference"/>
          <w:highlight w:val="yellow"/>
        </w:rPr>
        <w:commentReference w:id="76"/>
      </w:r>
      <w:r w:rsidRPr="00B05A4F">
        <w:rPr>
          <w:highlight w:val="yellow"/>
        </w:rPr>
        <w:t>.</w:t>
      </w:r>
      <w:r>
        <w:t xml:space="preserve"> Both </w:t>
      </w:r>
      <w:r w:rsidRPr="00BC1181">
        <w:rPr>
          <w:i/>
          <w:iCs/>
        </w:rPr>
        <w:t>in vitro</w:t>
      </w:r>
      <w:r>
        <w:t xml:space="preserve"> data and QSPRs only performed slightly better than using mean prediction when using ten random draws of </w:t>
      </w:r>
      <w:r w:rsidRPr="00E162F6">
        <w:rPr>
          <w:i/>
          <w:iCs/>
        </w:rPr>
        <w:t>in vitro</w:t>
      </w:r>
      <w:r>
        <w:t xml:space="preserve"> values for other chemicals </w:t>
      </w:r>
      <w:r w:rsidRPr="00B05A4F">
        <w:rPr>
          <w:highlight w:val="yellow"/>
        </w:rPr>
        <w:t>(RMSLE 1.3)</w:t>
      </w:r>
      <w:r>
        <w:rPr>
          <w:highlight w:val="yellow"/>
        </w:rPr>
        <w:t>.</w:t>
      </w:r>
    </w:p>
    <w:p w14:paraId="0C1BDD34" w14:textId="77777777" w:rsidR="00037FF9" w:rsidRDefault="00037FF9" w:rsidP="00BC60D9"/>
    <w:p w14:paraId="1B140BB6" w14:textId="10D297DC" w:rsidR="009F6739" w:rsidRDefault="00646739" w:rsidP="00BC60D9">
      <w:commentRangeStart w:id="77"/>
      <w:r w:rsidRPr="00AD5356">
        <w:rPr>
          <w:highlight w:val="yellow"/>
        </w:rPr>
        <w:t>An additional consensus prediction was constructed from the various QSPRs.</w:t>
      </w:r>
      <w:r>
        <w:rPr>
          <w:highlight w:val="yellow"/>
        </w:rPr>
        <w:t xml:space="preserve"> For plasma binding the predictions of the various QSPRs were weighted equally. However, </w:t>
      </w:r>
      <w:r w:rsidR="009D7C6C">
        <w:rPr>
          <w:highlight w:val="yellow"/>
        </w:rPr>
        <w:t xml:space="preserve">the consensus model </w:t>
      </w:r>
      <w:r>
        <w:rPr>
          <w:highlight w:val="yellow"/>
        </w:rPr>
        <w:t xml:space="preserve">for </w:t>
      </w:r>
      <w:commentRangeStart w:id="78"/>
      <w:commentRangeStart w:id="79"/>
      <w:commentRangeStart w:id="80"/>
      <w:r w:rsidRPr="00AD5356">
        <w:rPr>
          <w:highlight w:val="yellow"/>
        </w:rPr>
        <w:t>Cl</w:t>
      </w:r>
      <w:r w:rsidRPr="00AD5356">
        <w:rPr>
          <w:highlight w:val="yellow"/>
          <w:vertAlign w:val="subscript"/>
        </w:rPr>
        <w:t>int</w:t>
      </w:r>
      <w:r w:rsidRPr="00AD5356">
        <w:rPr>
          <w:highlight w:val="yellow"/>
        </w:rPr>
        <w:t xml:space="preserve"> </w:t>
      </w:r>
      <w:r w:rsidR="009D7C6C">
        <w:rPr>
          <w:highlight w:val="yellow"/>
        </w:rPr>
        <w:t xml:space="preserve">we used </w:t>
      </w:r>
      <w:r w:rsidRPr="00AD5356">
        <w:rPr>
          <w:highlight w:val="yellow"/>
        </w:rPr>
        <w:t>the maximum Cl</w:t>
      </w:r>
      <w:r w:rsidRPr="00AD5356">
        <w:rPr>
          <w:highlight w:val="yellow"/>
          <w:vertAlign w:val="subscript"/>
        </w:rPr>
        <w:t>int</w:t>
      </w:r>
      <w:r w:rsidRPr="00AD5356">
        <w:rPr>
          <w:highlight w:val="yellow"/>
        </w:rPr>
        <w:t xml:space="preserve"> value predicted by any QSPR.</w:t>
      </w:r>
      <w:r w:rsidR="009D7C6C">
        <w:rPr>
          <w:highlight w:val="yellow"/>
        </w:rPr>
        <w:t xml:space="preserve"> </w:t>
      </w:r>
      <w:r w:rsidR="007353D1">
        <w:rPr>
          <w:highlight w:val="yellow"/>
        </w:rPr>
        <w:t>Using the maximum Cl</w:t>
      </w:r>
      <w:r w:rsidR="007353D1" w:rsidRPr="00021B1A">
        <w:rPr>
          <w:highlight w:val="yellow"/>
          <w:vertAlign w:val="subscript"/>
          <w:rPrChange w:id="81" w:author="Wambaugh, John (he/him/his)" w:date="2024-08-19T13:47:00Z">
            <w:rPr>
              <w:highlight w:val="yellow"/>
            </w:rPr>
          </w:rPrChange>
        </w:rPr>
        <w:t>int</w:t>
      </w:r>
      <w:r w:rsidR="007353D1">
        <w:rPr>
          <w:highlight w:val="yellow"/>
        </w:rPr>
        <w:t xml:space="preserve"> corresponds to a more binary description of metabolism – if any of the QSPRs predicts that a compound is rapidly cleared, then we treat it as rapidly cleared in the consensus model. </w:t>
      </w:r>
      <w:r w:rsidR="00DC346E">
        <w:rPr>
          <w:highlight w:val="yellow"/>
        </w:rPr>
        <w:fldChar w:fldCharType="begin"/>
      </w:r>
      <w:r w:rsidR="00DC346E">
        <w:rPr>
          <w:highlight w:val="yellow"/>
        </w:rPr>
        <w:instrText xml:space="preserve"> ADDIN EN.CITE &lt;EndNote&gt;&lt;Cite AuthorYear="1"&gt;&lt;Author&gt;Bowman&lt;/Author&gt;&lt;Year&gt;2019&lt;/Year&gt;&lt;RecNum&gt;976&lt;/RecNum&gt;&lt;DisplayText&gt;Bowman and Benet (2019)&lt;/DisplayText&gt;&lt;record&gt;&lt;rec-number&gt;976&lt;/rec-number&gt;&lt;foreign-keys&gt;&lt;key app="EN" db-id="5sedwzxv0frxxfep2afv55whvxe0v9vsv290" timestamp="1633541252"&gt;976&lt;/key&gt;&lt;/foreign-keys&gt;&lt;ref-type name="Journal Article"&gt;17&lt;/ref-type&gt;&lt;contributors&gt;&lt;authors&gt;&lt;author&gt;Bowman, Christine M&lt;/author&gt;&lt;author&gt;Benet, Leslie Z&lt;/author&gt;&lt;/authors&gt;&lt;/contributors&gt;&lt;titles&gt;&lt;title&gt;In vitro-in vivo extrapolation and hepatic clearance-dependent underprediction&lt;/title&gt;&lt;secondary-title&gt;Journal of pharmaceutical sciences&lt;/secondary-title&gt;&lt;/titles&gt;&lt;periodical&gt;&lt;full-title&gt;Journal of Pharmaceutical Sciences&lt;/full-title&gt;&lt;/periodical&gt;&lt;pages&gt;2500-2504&lt;/pages&gt;&lt;volume&gt;108&lt;/volume&gt;&lt;number&gt;7&lt;/number&gt;&lt;dates&gt;&lt;year&gt;2019&lt;/year&gt;&lt;/dates&gt;&lt;isbn&gt;0022-3549&lt;/isbn&gt;&lt;urls&gt;&lt;/urls&gt;&lt;/record&gt;&lt;/Cite&gt;&lt;/EndNote&gt;</w:instrText>
      </w:r>
      <w:r w:rsidR="00DC346E">
        <w:rPr>
          <w:highlight w:val="yellow"/>
        </w:rPr>
        <w:fldChar w:fldCharType="separate"/>
      </w:r>
      <w:r w:rsidR="00DC346E">
        <w:rPr>
          <w:noProof/>
          <w:highlight w:val="yellow"/>
        </w:rPr>
        <w:t>Bowman and Benet (2019)</w:t>
      </w:r>
      <w:r w:rsidR="00DC346E">
        <w:rPr>
          <w:highlight w:val="yellow"/>
        </w:rPr>
        <w:fldChar w:fldCharType="end"/>
      </w:r>
      <w:ins w:id="82" w:author="Wambaugh, John (he/him/his)" w:date="2024-08-19T13:47:00Z">
        <w:r w:rsidR="00021B1A">
          <w:rPr>
            <w:highlight w:val="yellow"/>
          </w:rPr>
          <w:t xml:space="preserve"> observed that IVIVE based on HTTK tends to underestimate hepatic clearance. Therefore, o</w:t>
        </w:r>
      </w:ins>
      <w:del w:id="83" w:author="Wambaugh, John (he/him/his)" w:date="2024-08-19T13:47:00Z">
        <w:r w:rsidR="007353D1" w:rsidDel="00021B1A">
          <w:rPr>
            <w:highlight w:val="yellow"/>
          </w:rPr>
          <w:delText>O</w:delText>
        </w:r>
      </w:del>
      <w:r w:rsidR="007353D1">
        <w:rPr>
          <w:highlight w:val="yellow"/>
        </w:rPr>
        <w:t xml:space="preserve">nly if all the QSPRs agree that metabolism is slow do we </w:t>
      </w:r>
      <w:r w:rsidR="007966F2">
        <w:rPr>
          <w:highlight w:val="yellow"/>
        </w:rPr>
        <w:t>treat a compound as being slowly metabolized.</w:t>
      </w:r>
      <w:r w:rsidRPr="00AD5356">
        <w:rPr>
          <w:highlight w:val="yellow"/>
        </w:rPr>
        <w:t xml:space="preserve"> </w:t>
      </w:r>
      <w:commentRangeEnd w:id="78"/>
      <w:r w:rsidRPr="00AD5356">
        <w:rPr>
          <w:rStyle w:val="CommentReference"/>
          <w:highlight w:val="yellow"/>
        </w:rPr>
        <w:commentReference w:id="78"/>
      </w:r>
      <w:commentRangeEnd w:id="79"/>
      <w:r w:rsidRPr="00AD5356">
        <w:rPr>
          <w:rStyle w:val="CommentReference"/>
          <w:highlight w:val="yellow"/>
        </w:rPr>
        <w:commentReference w:id="79"/>
      </w:r>
      <w:commentRangeEnd w:id="80"/>
      <w:r>
        <w:rPr>
          <w:rStyle w:val="CommentReference"/>
        </w:rPr>
        <w:commentReference w:id="80"/>
      </w:r>
      <w:r w:rsidR="00DA332C" w:rsidRPr="00B05A4F">
        <w:rPr>
          <w:highlight w:val="yellow"/>
        </w:rPr>
        <w:t xml:space="preserve"> </w:t>
      </w:r>
      <w:commentRangeEnd w:id="77"/>
      <w:r w:rsidR="00037498" w:rsidRPr="00B05A4F">
        <w:rPr>
          <w:rStyle w:val="CommentReference"/>
          <w:highlight w:val="yellow"/>
        </w:rPr>
        <w:commentReference w:id="77"/>
      </w:r>
      <w:r w:rsidR="00DA332C">
        <w:t xml:space="preserve">A consensus prediction using the maximum clearance predicted </w:t>
      </w:r>
      <w:r w:rsidR="00DA332C" w:rsidRPr="00FD46A2">
        <w:t xml:space="preserve">across all QSPRs </w:t>
      </w:r>
      <w:r w:rsidR="00DA332C" w:rsidRPr="00B05A4F">
        <w:rPr>
          <w:highlight w:val="yellow"/>
        </w:rPr>
        <w:t xml:space="preserve">had </w:t>
      </w:r>
      <w:commentRangeStart w:id="84"/>
      <w:r w:rsidR="00DA332C" w:rsidRPr="00B05A4F">
        <w:rPr>
          <w:highlight w:val="yellow"/>
        </w:rPr>
        <w:t>RMSLE 1.</w:t>
      </w:r>
      <w:r w:rsidR="00345FED">
        <w:rPr>
          <w:highlight w:val="yellow"/>
        </w:rPr>
        <w:t>1</w:t>
      </w:r>
      <w:r w:rsidR="00DA332C" w:rsidRPr="00B05A4F">
        <w:rPr>
          <w:highlight w:val="yellow"/>
        </w:rPr>
        <w:t xml:space="preserve"> </w:t>
      </w:r>
      <w:commentRangeEnd w:id="84"/>
      <w:r w:rsidR="00636790" w:rsidRPr="00B05A4F">
        <w:rPr>
          <w:rStyle w:val="CommentReference"/>
          <w:highlight w:val="yellow"/>
        </w:rPr>
        <w:commentReference w:id="84"/>
      </w:r>
      <w:r w:rsidR="00DA332C" w:rsidRPr="00FD46A2">
        <w:t>for the full time</w:t>
      </w:r>
      <w:r w:rsidR="00B05A4F">
        <w:t>-</w:t>
      </w:r>
      <w:r w:rsidR="00DA332C" w:rsidRPr="00FD46A2">
        <w:t xml:space="preserve">course. </w:t>
      </w:r>
    </w:p>
    <w:p w14:paraId="3F44BE2A" w14:textId="77777777" w:rsidR="009F6739" w:rsidRDefault="009F6739" w:rsidP="00BC60D9"/>
    <w:p w14:paraId="413E873E" w14:textId="195F949A" w:rsidR="00BC1181" w:rsidRDefault="00BC1181" w:rsidP="00BC1181">
      <w:r>
        <w:t>Although TK data for nearly 100 chemicals is substantial, the existing annotated TK data do not constitute machine learning “Big Data” which might rely on thousands if not millions of observations</w:t>
      </w:r>
      <w:r w:rsidR="00FC4B0A">
        <w:t xml:space="preserve"> </w:t>
      </w:r>
      <w:r w:rsidR="00FC4B0A">
        <w:fldChar w:fldCharType="begin"/>
      </w:r>
      <w:r w:rsidR="00FC4B0A">
        <w:instrText xml:space="preserve"> ADDIN EN.CITE &lt;EndNote&gt;&lt;Cite&gt;&lt;Author&gt;Kitchin&lt;/Author&gt;&lt;Year&gt;2016&lt;/Year&gt;&lt;RecNum&gt;1382&lt;/RecNum&gt;&lt;DisplayText&gt;(Kitchin and McArdle 2016)&lt;/DisplayText&gt;&lt;record&gt;&lt;rec-number&gt;1382&lt;/rec-number&gt;&lt;foreign-keys&gt;&lt;key app="EN" db-id="5sedwzxv0frxxfep2afv55whvxe0v9vsv290" timestamp="1716231128"&gt;1382&lt;/key&gt;&lt;/foreign-keys&gt;&lt;ref-type name="Journal Article"&gt;17&lt;/ref-type&gt;&lt;contributors&gt;&lt;authors&gt;&lt;author&gt;Kitchin, Rob&lt;/author&gt;&lt;author&gt;McArdle, Gavin&lt;/author&gt;&lt;/authors&gt;&lt;/contributors&gt;&lt;titles&gt;&lt;title&gt;What makes Big Data, Big Data? Exploring the ontological characteristics of 26 datasets&lt;/title&gt;&lt;secondary-title&gt;Big Data &amp;amp; Society&lt;/secondary-title&gt;&lt;/titles&gt;&lt;periodical&gt;&lt;full-title&gt;Big Data &amp;amp; Society&lt;/full-title&gt;&lt;/periodical&gt;&lt;pages&gt;2053951716631130&lt;/pages&gt;&lt;volume&gt;3&lt;/volume&gt;&lt;number&gt;1&lt;/number&gt;&lt;dates&gt;&lt;year&gt;2016&lt;/year&gt;&lt;/dates&gt;&lt;isbn&gt;2053-9517&lt;/isbn&gt;&lt;urls&gt;&lt;/urls&gt;&lt;/record&gt;&lt;/Cite&gt;&lt;/EndNote&gt;</w:instrText>
      </w:r>
      <w:r w:rsidR="00FC4B0A">
        <w:fldChar w:fldCharType="separate"/>
      </w:r>
      <w:r w:rsidR="00FC4B0A">
        <w:rPr>
          <w:noProof/>
        </w:rPr>
        <w:t>(Kitchin and McArdle 2016)</w:t>
      </w:r>
      <w:r w:rsidR="00FC4B0A">
        <w:fldChar w:fldCharType="end"/>
      </w:r>
      <w:r>
        <w:t xml:space="preserve">. While more than one thousand chemicals have available </w:t>
      </w:r>
      <w:r w:rsidRPr="00E162F6">
        <w:rPr>
          <w:i/>
          <w:iCs/>
        </w:rPr>
        <w:t>in vitro</w:t>
      </w:r>
      <w:r w:rsidRPr="001E2AC4">
        <w:rPr>
          <w:i/>
          <w:iCs/>
        </w:rPr>
        <w:t xml:space="preserve"> </w:t>
      </w:r>
      <w:r>
        <w:t xml:space="preserve">HTTK measurements for QSPR modeling, it is still </w:t>
      </w:r>
      <w:r w:rsidRPr="00134CCA">
        <w:t>a constrained random set of chemicals reflecting the correlation and</w:t>
      </w:r>
      <w:r>
        <w:t xml:space="preserve"> the property</w:t>
      </w:r>
      <w:r w:rsidRPr="00134CCA">
        <w:t xml:space="preserve"> distribution </w:t>
      </w:r>
      <w:r>
        <w:t xml:space="preserve">of the set. For example, to be suitable for </w:t>
      </w:r>
      <w:r w:rsidRPr="00E162F6">
        <w:rPr>
          <w:i/>
          <w:iCs/>
        </w:rPr>
        <w:t>in vitro</w:t>
      </w:r>
      <w:r>
        <w:t xml:space="preserve"> measurement the volatility and solubility of the chemicals must be </w:t>
      </w:r>
      <w:r w:rsidRPr="00FD46A2">
        <w:t xml:space="preserve">somewhat constrained. When chemical space is too narrow the overall statistics are limited; with the CvTdb, like any data set, one can only evaluate and model things that vary across our dataset. Among the evaluation chemicals only </w:t>
      </w:r>
      <w:r w:rsidRPr="001E2AC4">
        <w:t>two had metabolic clearance (</w:t>
      </w:r>
      <w:r w:rsidRPr="00FD46A2">
        <w:t>Cl</w:t>
      </w:r>
      <w:r w:rsidRPr="001E2AC4">
        <w:rPr>
          <w:vertAlign w:val="subscript"/>
        </w:rPr>
        <w:t>int</w:t>
      </w:r>
      <w:r>
        <w:t xml:space="preserve">) </w:t>
      </w:r>
      <w:r w:rsidRPr="00FD46A2">
        <w:t>above 10</w:t>
      </w:r>
      <w:r w:rsidRPr="001E2AC4">
        <w:rPr>
          <w:vertAlign w:val="superscript"/>
        </w:rPr>
        <w:t>3</w:t>
      </w:r>
      <w:r w:rsidRPr="00FD46A2">
        <w:t xml:space="preserve"> </w:t>
      </w:r>
      <w:r w:rsidRPr="001E2AC4">
        <w:t>µL/min/10</w:t>
      </w:r>
      <w:r w:rsidRPr="001E2AC4">
        <w:rPr>
          <w:vertAlign w:val="superscript"/>
        </w:rPr>
        <w:t>6</w:t>
      </w:r>
      <w:r w:rsidRPr="001E2AC4">
        <w:t xml:space="preserve"> hepatocytes </w:t>
      </w:r>
      <w:r w:rsidRPr="00FD46A2">
        <w:t>and 9</w:t>
      </w:r>
      <w:r>
        <w:t>4</w:t>
      </w:r>
      <w:r w:rsidRPr="00FD46A2">
        <w:t xml:space="preserve">% are within two-fold of </w:t>
      </w:r>
      <w:r w:rsidRPr="001E2AC4">
        <w:t>the median</w:t>
      </w:r>
      <w:r w:rsidRPr="00FD46A2">
        <w:t>.</w:t>
      </w:r>
      <w:r>
        <w:t xml:space="preserve"> Four</w:t>
      </w:r>
      <w:r w:rsidRPr="007351D9">
        <w:t xml:space="preserve"> out of 6</w:t>
      </w:r>
      <w:r>
        <w:t>4</w:t>
      </w:r>
      <w:r w:rsidRPr="007351D9">
        <w:t xml:space="preserve"> </w:t>
      </w:r>
      <w:r w:rsidRPr="00C05274">
        <w:t>chemicals with i</w:t>
      </w:r>
      <w:r w:rsidRPr="005E3D81">
        <w:rPr>
          <w:i/>
          <w:iCs/>
        </w:rPr>
        <w:t>n vitro</w:t>
      </w:r>
      <w:r w:rsidRPr="00C05274">
        <w:t xml:space="preserve"> HTTK Clint measured data have no observed clearance (that is, they are metabolically stable) compared with</w:t>
      </w:r>
      <w:r w:rsidRPr="007351D9">
        <w:t xml:space="preserve"> 254 out of 1023 measured Cl</w:t>
      </w:r>
      <w:r w:rsidRPr="00BC60D9">
        <w:rPr>
          <w:vertAlign w:val="subscript"/>
        </w:rPr>
        <w:t>int</w:t>
      </w:r>
      <w:r w:rsidRPr="007351D9">
        <w:t xml:space="preserve"> values (25 percent)</w:t>
      </w:r>
      <w:r w:rsidRPr="00B81D1C">
        <w:t xml:space="preserve"> in the httk data set as whole</w:t>
      </w:r>
      <w:r w:rsidRPr="007351D9">
        <w:t>.</w:t>
      </w:r>
      <w:r w:rsidRPr="00FD46A2">
        <w:t xml:space="preserve"> The two parameters f</w:t>
      </w:r>
      <w:r w:rsidRPr="001E2AC4">
        <w:rPr>
          <w:vertAlign w:val="subscript"/>
        </w:rPr>
        <w:t>up</w:t>
      </w:r>
      <w:r w:rsidRPr="00FD46A2">
        <w:t xml:space="preserve"> and Cl</w:t>
      </w:r>
      <w:r w:rsidRPr="001E2AC4">
        <w:rPr>
          <w:vertAlign w:val="subscript"/>
        </w:rPr>
        <w:t>int</w:t>
      </w:r>
      <w:r w:rsidRPr="00FD46A2">
        <w:t xml:space="preserve"> further interact in how they influence TK; if a chemical has low metabolic clearance, it may accumulate </w:t>
      </w:r>
      <w:r w:rsidRPr="00FD46A2">
        <w:lastRenderedPageBreak/>
        <w:t>regardless of how highly the chemical binds; conversely if a chemical is highly bound it may not matter how fast the free chemical clears.</w:t>
      </w:r>
      <w:r>
        <w:t xml:space="preserve"> </w:t>
      </w:r>
    </w:p>
    <w:p w14:paraId="57D6793E" w14:textId="77777777" w:rsidR="00BC1181" w:rsidRDefault="00BC1181" w:rsidP="00BC60D9"/>
    <w:p w14:paraId="470B6EE4" w14:textId="066545F3" w:rsidR="009F6739" w:rsidRPr="00BC60D9" w:rsidRDefault="009F6739" w:rsidP="00BC60D9">
      <w:r w:rsidRPr="00BC60D9">
        <w:t xml:space="preserve">QSPR models for metabolism are limited by many factors, including the limitations of the </w:t>
      </w:r>
      <w:r w:rsidR="00E162F6" w:rsidRPr="00E162F6">
        <w:rPr>
          <w:i/>
          <w:iCs/>
        </w:rPr>
        <w:t>in vitro</w:t>
      </w:r>
      <w:r w:rsidRPr="00BC60D9">
        <w:t xml:space="preserve"> intrinsic clearance model. Since the majority of the </w:t>
      </w:r>
      <w:r w:rsidR="00E162F6" w:rsidRPr="00E162F6">
        <w:rPr>
          <w:i/>
        </w:rPr>
        <w:t>in vitro</w:t>
      </w:r>
      <w:r w:rsidRPr="00BC60D9">
        <w:t xml:space="preserve"> Clint assays is based upon hepatocytes suspended in media and losing viability over a four-hour measurement</w:t>
      </w:r>
      <w:r w:rsidR="00FC4B0A">
        <w:t xml:space="preserve"> </w:t>
      </w:r>
      <w:r w:rsidR="00FC4B0A">
        <w:fldChar w:fldCharType="begin">
          <w:fldData xml:space="preserve">PEVuZE5vdGU+PENpdGU+PEF1dGhvcj5Sb3Ryb2ZmPC9BdXRob3I+PFllYXI+MjAxMDwvWWVhcj48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</w:fldData>
        </w:fldChar>
      </w:r>
      <w:r w:rsidR="00FC4B0A">
        <w:instrText xml:space="preserve"> ADDIN EN.CITE </w:instrText>
      </w:r>
      <w:r w:rsidR="00FC4B0A">
        <w:fldChar w:fldCharType="begin">
          <w:fldData xml:space="preserve">PEVuZE5vdGU+PENpdGU+PEF1dGhvcj5Sb3Ryb2ZmPC9BdXRob3I+PFllYXI+MjAxMDwvWWVhcj48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</w:fldData>
        </w:fldChar>
      </w:r>
      <w:r w:rsidR="00FC4B0A">
        <w:instrText xml:space="preserve"> ADDIN EN.CITE.DATA </w:instrText>
      </w:r>
      <w:r w:rsidR="00FC4B0A">
        <w:fldChar w:fldCharType="end"/>
      </w:r>
      <w:r w:rsidR="00FC4B0A">
        <w:fldChar w:fldCharType="separate"/>
      </w:r>
      <w:r w:rsidR="00FC4B0A">
        <w:rPr>
          <w:noProof/>
        </w:rPr>
        <w:t>(Rotroff et al. 2010; Shibata et al. 2002)</w:t>
      </w:r>
      <w:r w:rsidR="00FC4B0A">
        <w:fldChar w:fldCharType="end"/>
      </w:r>
      <w:r w:rsidRPr="00BC60D9">
        <w:t xml:space="preserve">, it in unsurprising that the </w:t>
      </w:r>
      <w:r w:rsidR="00E162F6" w:rsidRPr="00E162F6">
        <w:rPr>
          <w:i/>
          <w:iCs/>
        </w:rPr>
        <w:t>in vitro</w:t>
      </w:r>
      <w:r w:rsidRPr="00BC60D9">
        <w:t xml:space="preserve"> assays underestimate clearance. We currently cannot evaluate the impacts of three-dimensional aspects of chemical structures (including chirality) </w:t>
      </w:r>
      <w:r w:rsidR="00BC60D9">
        <w:t xml:space="preserve">– </w:t>
      </w:r>
      <w:r w:rsidRPr="00BC60D9">
        <w:t xml:space="preserve">all the QSPR models are based on two-dimensional structure descriptors because the data do not exist to train the models otherwise (for example chiral pairs). Further, the data used to train the models are based on human biological material, but the data used for evaluation here are largely drawn from rat, again due to the much wider availability of human than rat </w:t>
      </w:r>
      <w:r w:rsidR="00E162F6" w:rsidRPr="00E162F6">
        <w:rPr>
          <w:i/>
        </w:rPr>
        <w:t>in vitro</w:t>
      </w:r>
      <w:r w:rsidRPr="00BC60D9">
        <w:t xml:space="preserve"> HTTK data</w:t>
      </w:r>
      <w:r w:rsidR="00FC4B0A">
        <w:t xml:space="preserve"> </w:t>
      </w:r>
      <w:r w:rsidR="00FC4B0A">
        <w:fldChar w:fldCharType="begin">
          <w:fldData xml:space="preserve">PEVuZE5vdGU+PENpdGU+PEF1dGhvcj5Ib25kYTwvQXV0aG9yPjxZZWFyPjIwMTk8L1llYXI+PFJl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</w:fldData>
        </w:fldChar>
      </w:r>
      <w:r w:rsidR="00FC4B0A">
        <w:instrText xml:space="preserve"> ADDIN EN.CITE </w:instrText>
      </w:r>
      <w:r w:rsidR="00FC4B0A">
        <w:fldChar w:fldCharType="begin">
          <w:fldData xml:space="preserve">PEVuZE5vdGU+PENpdGU+PEF1dGhvcj5Ib25kYTwvQXV0aG9yPjxZZWFyPjIwMTk8L1llYXI+PFJl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</w:fldData>
        </w:fldChar>
      </w:r>
      <w:r w:rsidR="00FC4B0A">
        <w:instrText xml:space="preserve"> ADDIN EN.CITE.DATA </w:instrText>
      </w:r>
      <w:r w:rsidR="00FC4B0A">
        <w:fldChar w:fldCharType="end"/>
      </w:r>
      <w:r w:rsidR="00FC4B0A">
        <w:fldChar w:fldCharType="separate"/>
      </w:r>
      <w:r w:rsidR="00FC4B0A">
        <w:rPr>
          <w:noProof/>
        </w:rPr>
        <w:t>(Honda et al. 2019; Wetmore et al. 2013)</w:t>
      </w:r>
      <w:r w:rsidR="00FC4B0A">
        <w:fldChar w:fldCharType="end"/>
      </w:r>
      <w:r w:rsidRPr="00BC60D9">
        <w:t>.</w:t>
      </w:r>
    </w:p>
    <w:p w14:paraId="663B4DF1" w14:textId="77777777" w:rsidR="00F73EBF" w:rsidRDefault="00F73EBF" w:rsidP="00BC60D9"/>
    <w:p w14:paraId="2BAEE9E2" w14:textId="15C812BE" w:rsidR="0087599E" w:rsidRDefault="00FC4B0A" w:rsidP="00BC60D9">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BD43BF">
        <w:t>recently evaluated HT-PBTK using a large data set of chemical concentration vs. time course data (including the CvTdb) for which AUC and C</w:t>
      </w:r>
      <w:r w:rsidR="009F6739" w:rsidRPr="009D1F5B">
        <w:rPr>
          <w:vertAlign w:val="subscript"/>
        </w:rPr>
        <w:t>max</w:t>
      </w:r>
      <w:r w:rsidR="00BD43BF">
        <w:t xml:space="preserve"> were estimated via non-compartmental analysis.</w:t>
      </w:r>
      <w:r w:rsidR="00FB6166">
        <w:t xml:space="preserve"> </w:t>
      </w:r>
      <w:r w:rsidR="001B6CDE">
        <w:t>They found that the error for HT-PB</w:t>
      </w:r>
      <w:r w:rsidR="00841731">
        <w:t>T</w:t>
      </w:r>
      <w:r w:rsidR="001B6CDE">
        <w:t xml:space="preserve">K </w:t>
      </w:r>
      <w:r w:rsidR="00FB6166">
        <w:t>parametrized</w:t>
      </w:r>
      <w:r w:rsidR="001B6CDE">
        <w:t xml:space="preserve"> with </w:t>
      </w:r>
      <w:r w:rsidR="00E162F6" w:rsidRPr="00E162F6">
        <w:rPr>
          <w:i/>
        </w:rPr>
        <w:t>in vitro</w:t>
      </w:r>
      <w:r w:rsidR="001B6CDE">
        <w:t xml:space="preserve"> data was two-fold for C</w:t>
      </w:r>
      <w:r w:rsidR="001B6CDE" w:rsidRPr="001E2AC4">
        <w:rPr>
          <w:vertAlign w:val="subscript"/>
        </w:rPr>
        <w:t>max</w:t>
      </w:r>
      <w:r w:rsidR="001B6CDE">
        <w:t xml:space="preserve"> and </w:t>
      </w:r>
      <w:r w:rsidR="001B6CDE" w:rsidRPr="00B05A4F">
        <w:rPr>
          <w:highlight w:val="yellow"/>
        </w:rPr>
        <w:t>1.8-fold</w:t>
      </w:r>
      <w:r w:rsidR="001B6CDE">
        <w:t xml:space="preserve"> for AUC. With </w:t>
      </w:r>
      <w:r w:rsidR="00E162F6" w:rsidRPr="00E162F6">
        <w:rPr>
          <w:i/>
        </w:rPr>
        <w:t>in silico</w:t>
      </w:r>
      <w:r w:rsidR="001B6CDE">
        <w:t xml:space="preserve"> predictors the best that could be achieved </w:t>
      </w:r>
      <w:commentRangeStart w:id="85"/>
      <w:commentRangeStart w:id="86"/>
      <w:r w:rsidR="001B6CDE" w:rsidRPr="00B05A4F">
        <w:rPr>
          <w:highlight w:val="yellow"/>
        </w:rPr>
        <w:t>was 2.2-fold for C</w:t>
      </w:r>
      <w:r w:rsidR="009F6739" w:rsidRPr="00B05A4F">
        <w:rPr>
          <w:highlight w:val="yellow"/>
          <w:vertAlign w:val="subscript"/>
        </w:rPr>
        <w:t>max</w:t>
      </w:r>
      <w:r w:rsidR="001B6CDE" w:rsidRPr="00B05A4F">
        <w:rPr>
          <w:highlight w:val="yellow"/>
        </w:rPr>
        <w:t xml:space="preserve"> and 2.4-fold</w:t>
      </w:r>
      <w:r w:rsidR="001B6CDE">
        <w:t xml:space="preserve"> for AUC.</w:t>
      </w:r>
      <w:commentRangeEnd w:id="85"/>
      <w:r w:rsidR="00B24C80">
        <w:rPr>
          <w:rStyle w:val="CommentReference"/>
        </w:rPr>
        <w:commentReference w:id="85"/>
      </w:r>
      <w:commentRangeEnd w:id="86"/>
      <w:r w:rsidR="009423E3">
        <w:rPr>
          <w:rStyle w:val="CommentReference"/>
        </w:rPr>
        <w:commentReference w:id="86"/>
      </w:r>
      <w:r w:rsidR="001B6CDE">
        <w:t xml:space="preserve"> </w:t>
      </w:r>
      <w:r w:rsidR="00FB6166">
        <w:t>Here we observe that empirical one- or two-compartment fits to the Cv</w:t>
      </w:r>
      <w:r w:rsidR="00B24C80">
        <w:t>T</w:t>
      </w:r>
      <w:r w:rsidR="00FB6166">
        <w:t xml:space="preserve"> data can predicted C</w:t>
      </w:r>
      <w:r w:rsidR="00FB6166" w:rsidRPr="00BC60D9">
        <w:rPr>
          <w:vertAlign w:val="subscript"/>
        </w:rPr>
        <w:t>max</w:t>
      </w:r>
      <w:r w:rsidR="00FB6166">
        <w:t xml:space="preserve"> with RMSLE </w:t>
      </w:r>
      <w:r w:rsidR="00FB6166" w:rsidRPr="00B05A4F">
        <w:rPr>
          <w:highlight w:val="yellow"/>
        </w:rPr>
        <w:t>0.</w:t>
      </w:r>
      <w:r w:rsidR="00841731">
        <w:rPr>
          <w:highlight w:val="yellow"/>
        </w:rPr>
        <w:t>7</w:t>
      </w:r>
      <w:r w:rsidR="002947AE" w:rsidRPr="00B05A4F">
        <w:rPr>
          <w:highlight w:val="yellow"/>
        </w:rPr>
        <w:t xml:space="preserve"> </w:t>
      </w:r>
      <w:r w:rsidR="00FB6166" w:rsidRPr="00B05A4F">
        <w:rPr>
          <w:highlight w:val="yellow"/>
        </w:rPr>
        <w:t>(</w:t>
      </w:r>
      <w:commentRangeStart w:id="87"/>
      <w:r w:rsidR="00FB6166" w:rsidRPr="00B05A4F">
        <w:rPr>
          <w:highlight w:val="yellow"/>
        </w:rPr>
        <w:t>5</w:t>
      </w:r>
      <w:commentRangeEnd w:id="87"/>
      <w:r w:rsidR="002947AE" w:rsidRPr="00B05A4F">
        <w:rPr>
          <w:rStyle w:val="CommentReference"/>
          <w:highlight w:val="yellow"/>
        </w:rPr>
        <w:commentReference w:id="87"/>
      </w:r>
      <w:r w:rsidR="00FB6166" w:rsidRPr="00B05A4F">
        <w:rPr>
          <w:highlight w:val="yellow"/>
        </w:rPr>
        <w:t>-fold) and AUC with RMSLE 0.</w:t>
      </w:r>
      <w:r w:rsidR="00841731">
        <w:rPr>
          <w:highlight w:val="yellow"/>
        </w:rPr>
        <w:t>62</w:t>
      </w:r>
      <w:r w:rsidR="00FB6166" w:rsidRPr="00B05A4F">
        <w:rPr>
          <w:highlight w:val="yellow"/>
        </w:rPr>
        <w:t xml:space="preserve"> (</w:t>
      </w:r>
      <w:r w:rsidR="00841731">
        <w:rPr>
          <w:highlight w:val="yellow"/>
        </w:rPr>
        <w:t>4-</w:t>
      </w:r>
      <w:r w:rsidR="00FB6166" w:rsidRPr="00B05A4F">
        <w:rPr>
          <w:highlight w:val="yellow"/>
        </w:rPr>
        <w:t>fold)</w:t>
      </w:r>
      <w:r w:rsidR="00FB6166">
        <w:t xml:space="preserve"> (</w:t>
      </w:r>
      <w:r w:rsidR="00FB6166" w:rsidRPr="00D8100D">
        <w:rPr>
          <w:color w:val="2B579A"/>
          <w:shd w:val="clear" w:color="auto" w:fill="E6E6E6"/>
        </w:rPr>
        <w:fldChar w:fldCharType="begin"/>
      </w:r>
      <w:r w:rsidR="00FB6166">
        <w:instrText xml:space="preserve"> REF _Ref167358423 \h </w:instrText>
      </w:r>
      <w:r w:rsidR="00FB6166" w:rsidRPr="00D8100D">
        <w:rPr>
          <w:color w:val="2B579A"/>
          <w:shd w:val="clear" w:color="auto" w:fill="E6E6E6"/>
        </w:rPr>
      </w:r>
      <w:r w:rsidR="00FB6166" w:rsidRPr="00D8100D">
        <w:rPr>
          <w:color w:val="2B579A"/>
          <w:shd w:val="clear" w:color="auto" w:fill="E6E6E6"/>
        </w:rPr>
        <w:fldChar w:fldCharType="separate"/>
      </w:r>
      <w:r w:rsidR="00834090">
        <w:t xml:space="preserve">Table </w:t>
      </w:r>
      <w:r w:rsidR="00834090">
        <w:rPr>
          <w:noProof/>
        </w:rPr>
        <w:t>5</w:t>
      </w:r>
      <w:r w:rsidR="00FB6166" w:rsidRPr="00D8100D">
        <w:rPr>
          <w:color w:val="2B579A"/>
          <w:shd w:val="clear" w:color="auto" w:fill="E6E6E6"/>
        </w:rPr>
        <w:fldChar w:fldCharType="end"/>
      </w:r>
      <w:r w:rsidR="00FB6166">
        <w:t>,</w:t>
      </w:r>
      <w:r>
        <w:t xml:space="preserve"> </w:t>
      </w:r>
      <w:r>
        <w:fldChar w:fldCharType="begin"/>
      </w:r>
      <w:r w:rsidR="00DC346E">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fldChar w:fldCharType="separate"/>
      </w:r>
      <w:r w:rsidR="00DC346E">
        <w:rPr>
          <w:noProof/>
        </w:rPr>
        <w:t>(Padilla Mercado et al. 2024)</w:t>
      </w:r>
      <w:r>
        <w:fldChar w:fldCharType="end"/>
      </w:r>
      <w:r w:rsidR="00FB6166">
        <w:t>).</w:t>
      </w:r>
      <w:r w:rsidR="001B6CDE">
        <w:t xml:space="preserve"> A key factor considered by </w:t>
      </w:r>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1B6CDE">
        <w:t xml:space="preserve"> that was not considered here was intestinal permeability</w:t>
      </w:r>
      <w:r w:rsidR="00FB6166">
        <w:t>, however given that the majority of the data analyzed here were for rat and there is little reason to expected concordance between rat and human oral absorption</w:t>
      </w:r>
      <w:r>
        <w:t xml:space="preserve"> </w:t>
      </w:r>
      <w:r>
        <w:fldChar w:fldCharType="begin"/>
      </w:r>
      <w:r>
        <w:instrText xml:space="preserve"> ADDIN EN.CITE &lt;EndNote&gt;&lt;Cite&gt;&lt;Author&gt;Musther&lt;/Author&gt;&lt;Year&gt;2014&lt;/Year&gt;&lt;RecNum&gt;1378&lt;/RecNum&gt;&lt;DisplayText&gt;(Musther et al. 2014)&lt;/DisplayText&gt;&lt;record&gt;&lt;rec-number&gt;1378&lt;/rec-number&gt;&lt;foreign-keys&gt;&lt;key app="EN" db-id="5sedwzxv0frxxfep2afv55whvxe0v9vsv290" timestamp="1714065272"&gt;1378&lt;/key&gt;&lt;/foreign-keys&gt;&lt;ref-type name="Journal Article"&gt;17&lt;/ref-type&gt;&lt;contributors&gt;&lt;authors&gt;&lt;author&gt;Musther, Helen&lt;/author&gt;&lt;author&gt;Olivares-Morales, Andrés&lt;/author&gt;&lt;author&gt;Hatley, Oliver JD&lt;/author&gt;&lt;author&gt;Liu, Bo&lt;/author&gt;&lt;author&gt;Hodjegan, Amin Rostami&lt;/author&gt;&lt;/authors&gt;&lt;/contributors&gt;&lt;titles&gt;&lt;title&gt;Animal versus human oral drug bioavailability: do they correlate?&lt;/title&gt;&lt;secondary-title&gt;European Journal of Pharmaceutical Sciences&lt;/secondary-title&gt;&lt;/titles&gt;&lt;periodical&gt;&lt;full-title&gt;European Journal of Pharmaceutical Sciences&lt;/full-title&gt;&lt;/periodical&gt;&lt;pages&gt;280-291&lt;/pages&gt;&lt;volume&gt;57&lt;/volume&gt;&lt;dates&gt;&lt;year&gt;2014&lt;/year&gt;&lt;/dates&gt;&lt;isbn&gt;0928-0987&lt;/isbn&gt;&lt;urls&gt;&lt;/urls&gt;&lt;/record&gt;&lt;/Cite&gt;&lt;/EndNote&gt;</w:instrText>
      </w:r>
      <w:r>
        <w:fldChar w:fldCharType="separate"/>
      </w:r>
      <w:r>
        <w:rPr>
          <w:noProof/>
        </w:rPr>
        <w:t>(Musther et al. 2014)</w:t>
      </w:r>
      <w:r>
        <w:fldChar w:fldCharType="end"/>
      </w:r>
      <w:r w:rsidR="00FB6166">
        <w:t xml:space="preserve"> the source of the discrepancy is unclear.</w:t>
      </w:r>
      <w:r w:rsidR="0087599E" w:rsidRPr="0087599E">
        <w:t xml:space="preserve"> </w:t>
      </w:r>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BC60D9">
        <w:t xml:space="preserve"> reports the median, rather than mean error for their results, and </w:t>
      </w:r>
      <w:r w:rsidR="0087599E" w:rsidRPr="00D8100D">
        <w:t>for non</w:t>
      </w:r>
      <w:r w:rsidR="00BC60D9" w:rsidRPr="00D8100D">
        <w:t>-</w:t>
      </w:r>
      <w:r w:rsidR="0087599E" w:rsidRPr="00D8100D">
        <w:t>normally distributed</w:t>
      </w:r>
      <w:r w:rsidR="00BC60D9">
        <w:t xml:space="preserve"> results (such as log-normal, with a long “tail” of larger values) the mean can be much larger than the median. </w:t>
      </w:r>
      <w:r w:rsidR="00BC1181">
        <w:rPr>
          <w:i/>
        </w:rPr>
        <w:t>I</w:t>
      </w:r>
      <w:r w:rsidR="00BC1181" w:rsidRPr="00E162F6">
        <w:rPr>
          <w:i/>
        </w:rPr>
        <w:t>n vivo</w:t>
      </w:r>
      <w:r w:rsidR="00BC1181" w:rsidRPr="00D8100D">
        <w:t xml:space="preserve"> data are often-log-normally distributed </w:t>
      </w:r>
      <w:r w:rsidR="00BC1181">
        <w:fldChar w:fldCharType="begin"/>
      </w:r>
      <w:r w:rsidR="009870A7">
        <w:instrText xml:space="preserve"> ADDIN EN.CITE &lt;EndNote&gt;&lt;Cite&gt;&lt;Author&gt;CAN&lt;/Author&gt;&lt;Year&gt;2001&lt;/Year&gt;&lt;RecNum&gt;1408&lt;/RecNum&gt;&lt;DisplayText&gt;(CAN and LOG 2001)&lt;/DisplayText&gt;&lt;record&gt;&lt;rec-number&gt;1408&lt;/rec-number&gt;&lt;foreign-keys&gt;&lt;key app="EN" db-id="5sedwzxv0frxxfep2afv55whvxe0v9vsv290" timestamp="1722879078"&gt;1408&lt;/key&gt;&lt;/foreign-keys&gt;&lt;ref-type name="Journal Article"&gt;17&lt;/ref-type&gt;&lt;contributors&gt;&lt;authors&gt;&lt;author&gt;CAN, WHICH&lt;/author&gt;&lt;author&gt;LOG, OR&lt;/author&gt;&lt;/authors&gt;&lt;/contributors&gt;&lt;titles&gt;&lt;title&gt;Log-normal Distributions across the Sciences: Keys and Clues&lt;/title&gt;&lt;secondary-title&gt;BioScience&lt;/secondary-title&gt;&lt;/titles&gt;&lt;periodical&gt;&lt;full-title&gt;BioScience&lt;/full-title&gt;&lt;/periodical&gt;&lt;volume&gt;51&lt;/volume&gt;&lt;number&gt;5&lt;/number&gt;&lt;dates&gt;&lt;year&gt;2001&lt;/year&gt;&lt;/dates&gt;&lt;urls&gt;&lt;/urls&gt;&lt;/record&gt;&lt;/Cite&gt;&lt;/EndNote&gt;</w:instrText>
      </w:r>
      <w:r w:rsidR="00BC1181">
        <w:fldChar w:fldCharType="separate"/>
      </w:r>
      <w:r w:rsidR="009870A7">
        <w:rPr>
          <w:noProof/>
        </w:rPr>
        <w:t>(CAN and LOG 2001)</w:t>
      </w:r>
      <w:r w:rsidR="00BC1181">
        <w:fldChar w:fldCharType="end"/>
      </w:r>
      <w:r w:rsidR="00BC1181">
        <w:t xml:space="preserve">. </w:t>
      </w:r>
      <w:r w:rsidR="00BC60D9">
        <w:t xml:space="preserve">We have focused on the </w:t>
      </w:r>
      <w:r w:rsidR="0087599E" w:rsidRPr="00D8100D">
        <w:t xml:space="preserve">RMSLE </w:t>
      </w:r>
      <w:r w:rsidR="00BC60D9" w:rsidRPr="00D8100D">
        <w:t xml:space="preserve">here because </w:t>
      </w:r>
      <w:r w:rsidR="000A7D7D">
        <w:t xml:space="preserve">it </w:t>
      </w:r>
      <w:r w:rsidR="00BC60D9" w:rsidRPr="00D8100D">
        <w:t xml:space="preserve">provides an estimate of the prediction </w:t>
      </w:r>
      <w:r w:rsidR="00BC1181">
        <w:t>error for novel chemicals</w:t>
      </w:r>
      <w:r w:rsidR="003F5938" w:rsidRPr="003F5938">
        <w:t xml:space="preserve">. In model evaluation literature there is significant discussion of the appropriate model evaluation </w:t>
      </w:r>
      <w:r w:rsidR="007F72AC" w:rsidRPr="003F5938">
        <w:t>statistic</w:t>
      </w:r>
      <w:r w:rsidR="003F5938" w:rsidRPr="003F5938">
        <w:t>, with mean absolute error (MAE) often preferred for scaling with the magnitude of the prediction</w:t>
      </w:r>
      <w:r w:rsidR="003F5938">
        <w:t xml:space="preserve"> (errors are weighted equally) while root mean squared error (RMSE) being preferred for indicating the standard deviation for normally distributed predictions </w:t>
      </w:r>
      <w:r w:rsidR="00C330E5">
        <w:fldChar w:fldCharType="begin"/>
      </w:r>
      <w:r w:rsidR="009870A7">
        <w:instrText xml:space="preserve"> ADDIN EN.CITE &lt;EndNote&gt;&lt;Cite&gt;&lt;Author&gt;Willmott&lt;/Author&gt;&lt;Year&gt;2005&lt;/Year&gt;&lt;RecNum&gt;1405&lt;/RecNum&gt;&lt;DisplayText&gt;(Chai and Draxler 2014; Willmott and Matsuura 2005)&lt;/DisplayText&gt;&lt;record&gt;&lt;rec-number&gt;1405&lt;/rec-number&gt;&lt;foreign-keys&gt;&lt;key app="EN" db-id="5sedwzxv0frxxfep2afv55whvxe0v9vsv290" timestamp="1721771308"&gt;1405&lt;/key&gt;&lt;/foreign-keys&gt;&lt;ref-type name="Journal Article"&gt;17&lt;/ref-type&gt;&lt;contributors&gt;&lt;authors&gt;&lt;author&gt;Willmott, Cort J&lt;/author&gt;&lt;author&gt;Matsuura, Kenji&lt;/author&gt;&lt;/authors&gt;&lt;/contributors&gt;&lt;titles&gt;&lt;title&gt;Advantages of the mean absolute error (MAE) over the root mean square error (RMSE) in assessing average model performance&lt;/title&gt;&lt;secondary-title&gt;Climate research&lt;/secondary-title&gt;&lt;/titles&gt;&lt;periodical&gt;&lt;full-title&gt;Climate research&lt;/full-title&gt;&lt;/periodical&gt;&lt;pages&gt;79-82&lt;/pages&gt;&lt;volume&gt;30&lt;/volume&gt;&lt;number&gt;1&lt;/number&gt;&lt;dates&gt;&lt;year&gt;2005&lt;/year&gt;&lt;/dates&gt;&lt;isbn&gt;0936-577X&lt;/isbn&gt;&lt;urls&gt;&lt;/urls&gt;&lt;/record&gt;&lt;/Cite&gt;&lt;Cite&gt;&lt;Author&gt;Chai&lt;/Author&gt;&lt;Year&gt;2014&lt;/Year&gt;&lt;RecNum&gt;1399&lt;/RecNum&gt;&lt;record&gt;&lt;rec-number&gt;1399&lt;/rec-number&gt;&lt;foreign-keys&gt;&lt;key app="EN" db-id="5sedwzxv0frxxfep2afv55whvxe0v9vsv290" timestamp="1717705848"&gt;1399&lt;/key&gt;&lt;/foreign-keys&gt;&lt;ref-type name="Journal Article"&gt;17&lt;/ref-type&gt;&lt;contributors&gt;&lt;authors&gt;&lt;author&gt;Chai, Tianfeng&lt;/author&gt;&lt;author&gt;Draxler, Roland R&lt;/author&gt;&lt;/authors&gt;&lt;/contributors&gt;&lt;titles&gt;&lt;title&gt;Root mean square error (RMSE) or mean absolute error (MAE)?–Arguments against avoiding RMSE in the literature&lt;/title&gt;&lt;secondary-title&gt;Geoscientific model development&lt;/secondary-title&gt;&lt;/titles&gt;&lt;periodical&gt;&lt;full-title&gt;Geoscientific model development&lt;/full-title&gt;&lt;/periodical&gt;&lt;pages&gt;1247-1250&lt;/pages&gt;&lt;volume&gt;7&lt;/volume&gt;&lt;number&gt;3&lt;/number&gt;&lt;dates&gt;&lt;year&gt;2014&lt;/year&gt;&lt;/dates&gt;&lt;isbn&gt;1991-9603&lt;/isbn&gt;&lt;urls&gt;&lt;/urls&gt;&lt;/record&gt;&lt;/Cite&gt;&lt;/EndNote&gt;</w:instrText>
      </w:r>
      <w:r w:rsidR="00C330E5">
        <w:fldChar w:fldCharType="separate"/>
      </w:r>
      <w:r w:rsidR="009870A7">
        <w:rPr>
          <w:noProof/>
        </w:rPr>
        <w:t>(Chai and Draxler 2014; Willmott and Matsuura 2005)</w:t>
      </w:r>
      <w:r w:rsidR="00C330E5">
        <w:fldChar w:fldCharType="end"/>
      </w:r>
      <w:commentRangeStart w:id="88"/>
      <w:r w:rsidR="003F5938">
        <w:t xml:space="preserve">. </w:t>
      </w:r>
      <w:commentRangeEnd w:id="88"/>
      <w:r w:rsidR="002317B9">
        <w:rPr>
          <w:rStyle w:val="CommentReference"/>
        </w:rPr>
        <w:commentReference w:id="88"/>
      </w:r>
      <w:r w:rsidR="003F5938">
        <w:t xml:space="preserve">RMSLE provides the advantageous of both, by scaling with the magnitude of prediction (because the data are logarithmic) and allowing statistical interpretation as the coefficient of variation. </w:t>
      </w:r>
    </w:p>
    <w:p w14:paraId="3E5D4E2C" w14:textId="77777777" w:rsidR="0087599E" w:rsidRDefault="0087599E" w:rsidP="00BC60D9"/>
    <w:p w14:paraId="682463D3" w14:textId="11F7E252" w:rsidR="001B6CDE" w:rsidRDefault="00FC4B0A" w:rsidP="00BC60D9">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1B6CDE">
        <w:t>is consistent with</w:t>
      </w:r>
      <w:r>
        <w:t xml:space="preserve"> </w:t>
      </w:r>
      <w:r>
        <w:fldChar w:fldCharType="begin"/>
      </w:r>
      <w: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(Wang 2010)</w:t>
      </w:r>
      <w:r>
        <w:fldChar w:fldCharType="end"/>
      </w:r>
      <w:r>
        <w:t xml:space="preserve"> </w:t>
      </w:r>
      <w:r w:rsidR="001B6CDE">
        <w:t xml:space="preserve">which found that the SimCYP </w:t>
      </w:r>
      <w:r w:rsidR="00FB6166">
        <w:t>model</w:t>
      </w:r>
      <w:r w:rsidR="001B6CDE">
        <w:t xml:space="preserve">, parameterized with </w:t>
      </w:r>
      <w:r w:rsidR="00E162F6" w:rsidRPr="00E162F6">
        <w:rPr>
          <w:i/>
        </w:rPr>
        <w:t>in vitro</w:t>
      </w:r>
      <w:r w:rsidR="001B6CDE">
        <w:t xml:space="preserve"> data, could predict AUC within 2.3-fold when evaluated across 54 pharmaceuticals.</w:t>
      </w:r>
      <w:r w:rsidR="00FB6166">
        <w:t xml:space="preserve"> </w:t>
      </w:r>
      <w:r>
        <w:fldChar w:fldCharType="begin"/>
      </w:r>
      <w: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784E69">
        <w:t xml:space="preserve"> found </w:t>
      </w:r>
      <w:r w:rsidR="008B7519">
        <w:t>evaluated</w:t>
      </w:r>
      <w:r w:rsidR="003E0280">
        <w:t xml:space="preserve"> HTTK-based</w:t>
      </w:r>
      <w:r w:rsidR="00784E69">
        <w:t xml:space="preserve"> </w:t>
      </w:r>
      <w:r w:rsidR="003E0280">
        <w:t xml:space="preserve">IVIVE </w:t>
      </w:r>
      <w:r w:rsidR="001B6CDE">
        <w:t>f</w:t>
      </w:r>
      <w:r w:rsidR="00784E69">
        <w:t>or TK</w:t>
      </w:r>
      <w:r w:rsidR="003E0280">
        <w:t xml:space="preserve"> using just over forty chemicals</w:t>
      </w:r>
      <w:r w:rsidR="001B6CDE">
        <w:t xml:space="preserve"> including pharmaceuticals and non-pharmaceuticals. </w:t>
      </w:r>
      <w:r>
        <w:fldChar w:fldCharType="begin"/>
      </w:r>
      <w: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1B6CDE">
        <w:t xml:space="preserve"> found C</w:t>
      </w:r>
      <w:r w:rsidR="001B6CDE" w:rsidRPr="00BC1181">
        <w:rPr>
          <w:vertAlign w:val="subscript"/>
        </w:rPr>
        <w:t>max</w:t>
      </w:r>
      <w:r w:rsidR="001B6CDE">
        <w:t xml:space="preserve"> could be predicted with RMSLE 2.2 and that AUC could be predicted with RMSLE 2.0.</w:t>
      </w:r>
      <w:r w:rsidR="00FB6166">
        <w:t xml:space="preserve"> As summarized in </w:t>
      </w:r>
      <w:r w:rsidR="00FB6166" w:rsidRPr="00D8100D">
        <w:rPr>
          <w:color w:val="2B579A"/>
          <w:shd w:val="clear" w:color="auto" w:fill="E6E6E6"/>
        </w:rPr>
        <w:fldChar w:fldCharType="begin"/>
      </w:r>
      <w:r w:rsidR="00FB6166">
        <w:instrText xml:space="preserve"> REF _Ref167358423 \h </w:instrText>
      </w:r>
      <w:r w:rsidR="00FB6166" w:rsidRPr="00D8100D">
        <w:rPr>
          <w:color w:val="2B579A"/>
          <w:shd w:val="clear" w:color="auto" w:fill="E6E6E6"/>
        </w:rPr>
      </w:r>
      <w:r w:rsidR="00FB6166" w:rsidRPr="00D8100D">
        <w:rPr>
          <w:color w:val="2B579A"/>
          <w:shd w:val="clear" w:color="auto" w:fill="E6E6E6"/>
        </w:rPr>
        <w:fldChar w:fldCharType="separate"/>
      </w:r>
      <w:r w:rsidR="00834090">
        <w:t xml:space="preserve">Table </w:t>
      </w:r>
      <w:r w:rsidR="00834090">
        <w:rPr>
          <w:noProof/>
        </w:rPr>
        <w:t>5</w:t>
      </w:r>
      <w:r w:rsidR="00FB6166" w:rsidRPr="00D8100D">
        <w:rPr>
          <w:color w:val="2B579A"/>
          <w:shd w:val="clear" w:color="auto" w:fill="E6E6E6"/>
        </w:rPr>
        <w:fldChar w:fldCharType="end"/>
      </w:r>
      <w:r w:rsidR="00FB6166">
        <w:t>,</w:t>
      </w:r>
      <w:r w:rsidR="001B6CDE">
        <w:t xml:space="preserve"> </w:t>
      </w:r>
      <w:r w:rsidR="00FB6166" w:rsidRPr="0078487E">
        <w:rPr>
          <w:highlight w:val="yellow"/>
        </w:rPr>
        <w:t xml:space="preserve">here </w:t>
      </w:r>
      <w:r w:rsidR="001B6CDE" w:rsidRPr="0078487E">
        <w:rPr>
          <w:highlight w:val="yellow"/>
        </w:rPr>
        <w:t>we found that C</w:t>
      </w:r>
      <w:r w:rsidR="009F6739" w:rsidRPr="0078487E">
        <w:rPr>
          <w:highlight w:val="yellow"/>
          <w:vertAlign w:val="subscript"/>
        </w:rPr>
        <w:t>max</w:t>
      </w:r>
      <w:r w:rsidR="001B6CDE" w:rsidRPr="0078487E">
        <w:rPr>
          <w:highlight w:val="yellow"/>
        </w:rPr>
        <w:t xml:space="preserve"> could be predicted with </w:t>
      </w:r>
      <w:commentRangeStart w:id="89"/>
      <w:r w:rsidR="001B6CDE" w:rsidRPr="0078487E">
        <w:rPr>
          <w:highlight w:val="yellow"/>
        </w:rPr>
        <w:t xml:space="preserve">RMSLE </w:t>
      </w:r>
      <w:r w:rsidR="00FB6166" w:rsidRPr="0078487E">
        <w:rPr>
          <w:highlight w:val="yellow"/>
        </w:rPr>
        <w:t>0.8</w:t>
      </w:r>
      <w:r w:rsidR="0078487E" w:rsidRPr="0078487E">
        <w:rPr>
          <w:highlight w:val="yellow"/>
        </w:rPr>
        <w:t>2</w:t>
      </w:r>
      <w:r w:rsidR="001B6CDE" w:rsidRPr="0078487E">
        <w:rPr>
          <w:highlight w:val="yellow"/>
        </w:rPr>
        <w:t xml:space="preserve"> </w:t>
      </w:r>
      <w:r w:rsidR="0078487E" w:rsidRPr="0078487E">
        <w:rPr>
          <w:highlight w:val="yellow"/>
        </w:rPr>
        <w:t xml:space="preserve">with </w:t>
      </w:r>
      <w:r w:rsidR="0078487E" w:rsidRPr="004E2050">
        <w:rPr>
          <w:i/>
          <w:iCs/>
          <w:highlight w:val="yellow"/>
        </w:rPr>
        <w:t>in vitro</w:t>
      </w:r>
      <w:r w:rsidR="0078487E" w:rsidRPr="0078487E">
        <w:rPr>
          <w:highlight w:val="yellow"/>
        </w:rPr>
        <w:t xml:space="preserve"> data and RMSLE 0.81 with the consensus QSPR. </w:t>
      </w:r>
      <w:commentRangeEnd w:id="89"/>
      <w:r w:rsidR="00D455B6" w:rsidRPr="0078487E">
        <w:rPr>
          <w:rStyle w:val="CommentReference"/>
          <w:highlight w:val="yellow"/>
        </w:rPr>
        <w:commentReference w:id="89"/>
      </w:r>
      <w:r w:rsidR="0078487E" w:rsidRPr="0078487E">
        <w:rPr>
          <w:highlight w:val="yellow"/>
        </w:rPr>
        <w:t xml:space="preserve">AUC could be predicted with RMSLE 1.3 using </w:t>
      </w:r>
      <w:r w:rsidR="0078487E" w:rsidRPr="004E2050">
        <w:rPr>
          <w:i/>
          <w:iCs/>
          <w:highlight w:val="yellow"/>
        </w:rPr>
        <w:t>in vitro</w:t>
      </w:r>
      <w:r w:rsidR="0078487E" w:rsidRPr="0078487E">
        <w:rPr>
          <w:highlight w:val="yellow"/>
        </w:rPr>
        <w:t xml:space="preserve"> data and 1.1 using the consensus QSPR</w:t>
      </w:r>
      <w:r w:rsidR="0078487E">
        <w:t>.</w:t>
      </w:r>
      <w:r w:rsidR="00FB6166">
        <w:t xml:space="preserve"> We speculate that differences relatively to the literature are due to 1) curation of the CvT data by requiring that they can be fit to empirical models</w:t>
      </w:r>
      <w:r>
        <w:t xml:space="preserve"> </w:t>
      </w:r>
      <w:r>
        <w:fldChar w:fldCharType="begin"/>
      </w:r>
      <w:r>
        <w:instrText xml:space="preserve"> ADDIN EN.CITE &lt;EndNote&gt;&lt;Cite&gt;&lt;Author&gt;Geci&lt;/Author&gt;&lt;Year&gt;2024&lt;/Year&gt;&lt;RecNum&gt;1384&lt;/RecNum&gt;&lt;DisplayText&gt;(Geci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2</w:t>
      </w:r>
      <w:r w:rsidR="00FB6166">
        <w:t>) the inclusion of many non-pharmaceuticals</w:t>
      </w:r>
      <w:r>
        <w:t xml:space="preserve"> </w:t>
      </w:r>
      <w:r>
        <w:fldChar w:fldCharType="begin"/>
      </w:r>
      <w: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(Wang 2010)</w:t>
      </w:r>
      <w:r>
        <w:fldChar w:fldCharType="end"/>
      </w:r>
      <w:r w:rsidR="00FB6166">
        <w:t xml:space="preserve">, and 3) the inclusion of more chemicals </w:t>
      </w:r>
      <w:r>
        <w:fldChar w:fldCharType="begin"/>
      </w:r>
      <w:r>
        <w:instrText xml:space="preserve"> ADDIN EN.CITE &lt;EndNote&gt;&lt;Cite&gt;&lt;Author&gt;Wambaugh&lt;/Author&gt;&lt;Year&gt;2018&lt;/Year&gt;&lt;RecNum&gt;690&lt;/RecNum&gt;&lt;DisplayText&gt;(Wambaugh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FB6166">
        <w:t xml:space="preserve">. </w:t>
      </w:r>
      <w:r w:rsidR="00BC60D9">
        <w:t xml:space="preserve">By design the ADME properties of pharmaceuticals are often constrained to have shorter half-lives than occur for non-pharmaceuticals – this means that the distribution of measured time points may be more sparse for non-pharmaceuticals </w:t>
      </w:r>
      <w:r w:rsidR="00C330E5">
        <w:fldChar w:fldCharType="begin"/>
      </w:r>
      <w:r w:rsidR="00DC346E">
        <w:instrText xml:space="preserve"> ADDIN EN.CITE &lt;EndNote&gt;&lt;Cite&gt;&lt;Author&gt;Padilla Mercado&lt;/Author&gt;&lt;Year&gt;2024&lt;/Year&gt;&lt;RecNum&gt;1383&lt;/RecNum&gt;&lt;DisplayText&gt;(Padilla Mercado et al. 2024)&lt;/DisplayText&gt;&lt;record&gt;&lt;rec-number&gt;1383&lt;/rec-number&gt;&lt;foreign-keys&gt;&lt;key app="EN" db-id="5sedwzxv0frxxfep2afv55whvxe0v9vsv290" timestamp="1716233327"&gt;1383&lt;/key&gt;&lt;/foreign-keys&gt;&lt;ref-type name="Conference Proceedings"&gt;10&lt;/ref-type&gt;&lt;contributors&gt;&lt;authors&gt;&lt;author&gt;Padilla Mercado, Gilberto&lt;/author&gt;&lt;author&gt;Christopher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C330E5">
        <w:fldChar w:fldCharType="separate"/>
      </w:r>
      <w:r w:rsidR="00DC346E">
        <w:rPr>
          <w:noProof/>
        </w:rPr>
        <w:t>(Padilla Mercado et al. 2024)</w:t>
      </w:r>
      <w:r w:rsidR="00C330E5">
        <w:fldChar w:fldCharType="end"/>
      </w:r>
      <w:r w:rsidR="00BC60D9">
        <w:t>.</w:t>
      </w:r>
    </w:p>
    <w:p w14:paraId="654BBCE9" w14:textId="77777777" w:rsidR="00BC1181" w:rsidRDefault="00BC1181" w:rsidP="00BC60D9"/>
    <w:p w14:paraId="4532005B" w14:textId="59C200B9" w:rsidR="00286FAC" w:rsidRDefault="00BC1181" w:rsidP="00286FAC">
      <w:r>
        <w:t xml:space="preserve">Since we are using rat </w:t>
      </w:r>
      <w:r w:rsidRPr="004E2050">
        <w:rPr>
          <w:i/>
          <w:iCs/>
        </w:rPr>
        <w:t xml:space="preserve">in vivo </w:t>
      </w:r>
      <w:r>
        <w:t>data to characterize the predictive ability of human QSPRs for HTTK, we attempted to identify the error for interspecies differences in HTTK. Using chemicals with Cl</w:t>
      </w:r>
      <w:r w:rsidRPr="002B151F">
        <w:rPr>
          <w:vertAlign w:val="subscript"/>
        </w:rPr>
        <w:t>int</w:t>
      </w:r>
      <w:r>
        <w:t xml:space="preserve"> and f</w:t>
      </w:r>
      <w:r w:rsidRPr="002B151F">
        <w:rPr>
          <w:vertAlign w:val="subscript"/>
        </w:rPr>
        <w:t>up</w:t>
      </w:r>
      <w:r>
        <w:t xml:space="preserve"> measured both in human and rat, we found that predictions of C</w:t>
      </w:r>
      <w:r w:rsidRPr="00BC1181">
        <w:rPr>
          <w:vertAlign w:val="subscript"/>
        </w:rPr>
        <w:t>max</w:t>
      </w:r>
      <w:r>
        <w:t xml:space="preserve"> had median RMSLE of </w:t>
      </w:r>
      <w:r w:rsidR="001D3D3D">
        <w:t>0.239</w:t>
      </w:r>
      <w:r>
        <w:t xml:space="preserve"> across chemicals when human data were used instead of rat. AUC had RMSLE of 0.307.</w:t>
      </w:r>
      <w:r w:rsidR="008D0B87">
        <w:t xml:space="preserve"> </w:t>
      </w:r>
      <w:r w:rsidR="00286FAC">
        <w:t xml:space="preserve">If these errors were the result of uncorrelated factors, which they are not, then one could subtract the interspecies HTTK error estimate to get a better estimate of how well the human QSPRs predict in vivo data. The observed error for AUC was </w:t>
      </w:r>
      <w:r w:rsidR="004E2050">
        <w:t>1.3</w:t>
      </w:r>
      <w:r w:rsidR="00286FAC">
        <w:t xml:space="preserve"> (in </w:t>
      </w:r>
      <w:r w:rsidR="001D3D3D">
        <w:fldChar w:fldCharType="begin"/>
      </w:r>
      <w:r w:rsidR="001D3D3D">
        <w:instrText xml:space="preserve"> REF _Ref167358423 \h </w:instrText>
      </w:r>
      <w:r w:rsidR="001D3D3D">
        <w:fldChar w:fldCharType="separate"/>
      </w:r>
      <w:r w:rsidR="001D3D3D">
        <w:t xml:space="preserve">Table </w:t>
      </w:r>
      <w:r w:rsidR="001D3D3D">
        <w:rPr>
          <w:noProof/>
        </w:rPr>
        <w:t>5</w:t>
      </w:r>
      <w:r w:rsidR="001D3D3D">
        <w:fldChar w:fldCharType="end"/>
      </w:r>
      <w:r w:rsidR="00286FAC">
        <w:t xml:space="preserve">), while the interspecies error was estimated to be 0.307. This means that the values estimated here may </w:t>
      </w:r>
      <w:r w:rsidR="004E2050">
        <w:t xml:space="preserve">more </w:t>
      </w:r>
      <w:r w:rsidR="00286FAC">
        <w:t>consistent with</w:t>
      </w:r>
      <w:r w:rsidR="004E2050">
        <w:t xml:space="preserve"> </w:t>
      </w:r>
      <w:r w:rsidR="00FC4B0A">
        <w:fldChar w:fldCharType="begin"/>
      </w:r>
      <w:r w:rsidR="00FC4B0A">
        <w:instrText xml:space="preserve"> ADDIN EN.CITE &lt;EndNote&gt;&lt;Cite AuthorYear="1"&gt;&lt;Author&gt;Wang&lt;/Author&gt;&lt;Year&gt;2010&lt;/Year&gt;&lt;RecNum&gt;306&lt;/RecNum&gt;&lt;DisplayText&gt;Wang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FC4B0A">
        <w:fldChar w:fldCharType="separate"/>
      </w:r>
      <w:r w:rsidR="00FC4B0A">
        <w:rPr>
          <w:noProof/>
        </w:rPr>
        <w:t>Wang (2010)</w:t>
      </w:r>
      <w:r w:rsidR="00FC4B0A">
        <w:fldChar w:fldCharType="end"/>
      </w:r>
      <w:r w:rsidR="008D0B87">
        <w:t xml:space="preserve"> </w:t>
      </w:r>
      <w:r w:rsidR="00286FAC">
        <w:t>when interspecies differences are taken into account. The estimated errors for the time course data (Table X) might similarly be overestimated by 1.5 to two times (0.2 to 0.3 RMSLE).</w:t>
      </w:r>
    </w:p>
    <w:p w14:paraId="4C766EF2" w14:textId="77777777" w:rsidR="00D6648F" w:rsidRDefault="00D6648F" w:rsidP="00BC60D9"/>
    <w:p w14:paraId="53DC5A14" w14:textId="63FC109D" w:rsidR="009F6739" w:rsidRDefault="009F6739" w:rsidP="00BC60D9">
      <w:r>
        <w:t>Among the summary TK statistics (level 3) evaluated, th</w:t>
      </w:r>
      <w:r w:rsidR="006A4C15">
        <w:t xml:space="preserve">ose involved in the elimination phase were hardest to predict. The </w:t>
      </w:r>
      <w:r>
        <w:t>related quantities AUC, CL</w:t>
      </w:r>
      <w:r w:rsidRPr="009D1F5B">
        <w:rPr>
          <w:vertAlign w:val="subscript"/>
        </w:rPr>
        <w:t>tot</w:t>
      </w:r>
      <w:r>
        <w:t>, and half-life are more challenging than C</w:t>
      </w:r>
      <w:r w:rsidRPr="001E2AC4">
        <w:rPr>
          <w:vertAlign w:val="subscript"/>
        </w:rPr>
        <w:t>max</w:t>
      </w:r>
      <w:r>
        <w:t xml:space="preserve"> and V</w:t>
      </w:r>
      <w:r w:rsidRPr="001E2AC4">
        <w:rPr>
          <w:vertAlign w:val="subscript"/>
        </w:rPr>
        <w:t>d</w:t>
      </w:r>
      <w:r>
        <w:t>. V</w:t>
      </w:r>
      <w:r w:rsidRPr="00520EDC">
        <w:rPr>
          <w:vertAlign w:val="subscript"/>
        </w:rPr>
        <w:t xml:space="preserve">d </w:t>
      </w:r>
      <w:r>
        <w:t>only depends on partitioning (partially characterized by f</w:t>
      </w:r>
      <w:r w:rsidRPr="009D1F5B">
        <w:rPr>
          <w:vertAlign w:val="subscript"/>
        </w:rPr>
        <w:t>up</w:t>
      </w:r>
      <w:r>
        <w:t>) and C</w:t>
      </w:r>
      <w:r w:rsidRPr="00520EDC">
        <w:rPr>
          <w:vertAlign w:val="subscript"/>
        </w:rPr>
        <w:t>max</w:t>
      </w:r>
      <w:r>
        <w:t xml:space="preserve"> only depends on V</w:t>
      </w:r>
      <w:r w:rsidRPr="00520EDC">
        <w:rPr>
          <w:vertAlign w:val="subscript"/>
        </w:rPr>
        <w:t>d</w:t>
      </w:r>
      <w:r>
        <w:t>; neither of these two quantities depend upon Cl</w:t>
      </w:r>
      <w:r w:rsidRPr="006A4C15">
        <w:rPr>
          <w:vertAlign w:val="subscript"/>
        </w:rPr>
        <w:t>int</w:t>
      </w:r>
      <w:r>
        <w:t xml:space="preserve">. For AUC, optimized fits to the </w:t>
      </w:r>
      <w:r w:rsidR="00E162F6" w:rsidRPr="00E162F6">
        <w:rPr>
          <w:i/>
          <w:iCs/>
        </w:rPr>
        <w:t>in vivo</w:t>
      </w:r>
      <w:r w:rsidRPr="00523072">
        <w:rPr>
          <w:i/>
          <w:iCs/>
        </w:rPr>
        <w:t xml:space="preserve"> </w:t>
      </w:r>
      <w:r>
        <w:t>data indicated a RMSLE of 0.</w:t>
      </w:r>
      <w:r w:rsidR="00C51200">
        <w:t>46</w:t>
      </w:r>
      <w:r>
        <w:t xml:space="preserve"> while </w:t>
      </w:r>
      <w:r>
        <w:rPr>
          <w:rFonts w:eastAsia="Times New Roman"/>
        </w:rPr>
        <w:t xml:space="preserve">using </w:t>
      </w:r>
      <w:r w:rsidR="00E162F6" w:rsidRPr="00E162F6">
        <w:rPr>
          <w:rFonts w:eastAsia="Times New Roman"/>
          <w:i/>
          <w:iCs/>
        </w:rPr>
        <w:t>in vitro</w:t>
      </w:r>
      <w:r>
        <w:rPr>
          <w:rFonts w:eastAsia="Times New Roman"/>
        </w:rPr>
        <w:t xml:space="preserve"> values for random (incorrect) chemicals had an AUC RMSLE of </w:t>
      </w:r>
      <w:r w:rsidR="00C51200">
        <w:rPr>
          <w:rFonts w:eastAsia="Times New Roman"/>
        </w:rPr>
        <w:t>1.9</w:t>
      </w:r>
      <w:r>
        <w:rPr>
          <w:rFonts w:eastAsia="Times New Roman"/>
        </w:rPr>
        <w:t xml:space="preserve">. Using chemical-specific </w:t>
      </w:r>
      <w:r w:rsidR="00E162F6" w:rsidRPr="00E162F6">
        <w:rPr>
          <w:rFonts w:eastAsia="Times New Roman"/>
          <w:i/>
          <w:iCs/>
        </w:rPr>
        <w:t>in vitro</w:t>
      </w:r>
      <w:r>
        <w:rPr>
          <w:rFonts w:eastAsia="Times New Roman"/>
        </w:rPr>
        <w:t xml:space="preserve"> data predicted AUC with RMSLE </w:t>
      </w:r>
      <w:r w:rsidR="0033282A">
        <w:rPr>
          <w:rFonts w:eastAsia="Times New Roman"/>
        </w:rPr>
        <w:t>1.3</w:t>
      </w:r>
      <w:r>
        <w:rPr>
          <w:rFonts w:eastAsia="Times New Roman"/>
        </w:rPr>
        <w:t xml:space="preserve">, while QSPRs ranged in accuracy from </w:t>
      </w:r>
      <w:r w:rsidR="00EB2B45">
        <w:rPr>
          <w:rFonts w:eastAsia="Times New Roman"/>
        </w:rPr>
        <w:t>1.3-1.5</w:t>
      </w:r>
      <w:r>
        <w:rPr>
          <w:rFonts w:eastAsia="Times New Roman"/>
        </w:rPr>
        <w:t xml:space="preserve">. The consensus </w:t>
      </w:r>
      <w:r>
        <w:rPr>
          <w:rFonts w:eastAsia="Times New Roman"/>
        </w:rPr>
        <w:lastRenderedPageBreak/>
        <w:t>prediction using the maximum clearance predicted across all QSPRs predicted AUC with RMSLE 1.</w:t>
      </w:r>
      <w:r w:rsidR="00EB2B45">
        <w:rPr>
          <w:rFonts w:eastAsia="Times New Roman"/>
        </w:rPr>
        <w:t>1</w:t>
      </w:r>
      <w:r>
        <w:rPr>
          <w:rFonts w:eastAsia="Times New Roman"/>
        </w:rPr>
        <w:t xml:space="preserve"> </w:t>
      </w:r>
      <w:r>
        <w:t xml:space="preserve">– this is better than using the </w:t>
      </w:r>
      <w:r w:rsidR="00E162F6" w:rsidRPr="00E162F6">
        <w:rPr>
          <w:i/>
          <w:iCs/>
        </w:rPr>
        <w:t>in vitro</w:t>
      </w:r>
      <w:r>
        <w:t xml:space="preserve"> measured data for the evaluation chemicals. </w:t>
      </w:r>
      <w:r w:rsidR="006C6058">
        <w:t xml:space="preserve">Using the consensus model, </w:t>
      </w:r>
      <w:r w:rsidR="00DE6BAD">
        <w:t>the total</w:t>
      </w:r>
      <w:r>
        <w:t xml:space="preserve"> clearance CL</w:t>
      </w:r>
      <w:r w:rsidRPr="003B0C76">
        <w:rPr>
          <w:vertAlign w:val="subscript"/>
        </w:rPr>
        <w:t>tot</w:t>
      </w:r>
      <w:r>
        <w:t xml:space="preserve"> RMSLE</w:t>
      </w:r>
      <w:r w:rsidR="00797EBB">
        <w:t xml:space="preserve"> </w:t>
      </w:r>
      <w:r>
        <w:t>is</w:t>
      </w:r>
      <w:r w:rsidR="008D0B87">
        <w:t xml:space="preserve"> </w:t>
      </w:r>
      <w:r w:rsidRPr="001B5AB5">
        <w:t>1.</w:t>
      </w:r>
      <w:r w:rsidR="006C6058">
        <w:t>6</w:t>
      </w:r>
      <w:r>
        <w:t xml:space="preserve">. For </w:t>
      </w:r>
      <w:r>
        <w:rPr>
          <w:rFonts w:eastAsia="Times New Roman"/>
        </w:rPr>
        <w:t>C</w:t>
      </w:r>
      <w:r w:rsidRPr="009D1F5B">
        <w:rPr>
          <w:rFonts w:eastAsia="Times New Roman"/>
          <w:vertAlign w:val="subscript"/>
        </w:rPr>
        <w:t>max</w:t>
      </w:r>
      <w:r>
        <w:rPr>
          <w:rFonts w:eastAsia="Times New Roman"/>
        </w:rPr>
        <w:t xml:space="preserve"> </w:t>
      </w:r>
      <w:r w:rsidR="00E162F6" w:rsidRPr="00E162F6">
        <w:rPr>
          <w:rFonts w:eastAsia="Times New Roman"/>
          <w:i/>
          <w:iCs/>
        </w:rPr>
        <w:t>in vivo</w:t>
      </w:r>
      <w:r w:rsidRPr="009D1F5B">
        <w:rPr>
          <w:rFonts w:eastAsia="Times New Roman"/>
          <w:i/>
          <w:iCs/>
        </w:rPr>
        <w:t xml:space="preserve"> </w:t>
      </w:r>
      <w:r>
        <w:rPr>
          <w:rFonts w:eastAsia="Times New Roman"/>
        </w:rPr>
        <w:t>fits gave RMSLE 0.5</w:t>
      </w:r>
      <w:r w:rsidR="00871F8F">
        <w:rPr>
          <w:rFonts w:eastAsia="Times New Roman"/>
        </w:rPr>
        <w:t>6</w:t>
      </w:r>
      <w:r>
        <w:rPr>
          <w:rFonts w:eastAsia="Times New Roman"/>
        </w:rPr>
        <w:t xml:space="preserve"> and random chemicals gave 1. Chemical-specific </w:t>
      </w:r>
      <w:r w:rsidR="00E162F6" w:rsidRPr="00E162F6">
        <w:rPr>
          <w:rFonts w:eastAsia="Times New Roman"/>
          <w:i/>
          <w:iCs/>
        </w:rPr>
        <w:t>in vitro</w:t>
      </w:r>
      <w:r>
        <w:rPr>
          <w:rFonts w:eastAsia="Times New Roman"/>
        </w:rPr>
        <w:t xml:space="preserve"> data had RMSLE </w:t>
      </w:r>
      <w:r w:rsidR="00871F8F">
        <w:rPr>
          <w:rFonts w:eastAsia="Times New Roman"/>
        </w:rPr>
        <w:t>0.85</w:t>
      </w:r>
      <w:r>
        <w:rPr>
          <w:rFonts w:eastAsia="Times New Roman"/>
        </w:rPr>
        <w:t xml:space="preserve"> and QSPRs ranged from </w:t>
      </w:r>
      <w:r w:rsidR="00FB7890">
        <w:rPr>
          <w:rFonts w:eastAsia="Times New Roman"/>
        </w:rPr>
        <w:t>0.79</w:t>
      </w:r>
      <w:r>
        <w:rPr>
          <w:rFonts w:eastAsia="Times New Roman"/>
        </w:rPr>
        <w:t>-</w:t>
      </w:r>
      <w:r w:rsidR="00FB7890">
        <w:rPr>
          <w:rFonts w:eastAsia="Times New Roman"/>
        </w:rPr>
        <w:t>0.99, with the consensus being 0.87</w:t>
      </w:r>
      <w:r>
        <w:rPr>
          <w:rFonts w:eastAsia="Times New Roman"/>
        </w:rPr>
        <w:t xml:space="preserve">. </w:t>
      </w:r>
      <w:r w:rsidR="00A172EB">
        <w:rPr>
          <w:rFonts w:eastAsia="Times New Roman"/>
        </w:rPr>
        <w:t>Overall predictions of</w:t>
      </w:r>
      <w:r>
        <w:rPr>
          <w:rFonts w:eastAsia="Times New Roman"/>
        </w:rPr>
        <w:t xml:space="preserve"> </w:t>
      </w:r>
      <w:r>
        <w:t>V</w:t>
      </w:r>
      <w:r w:rsidRPr="003B0C76">
        <w:rPr>
          <w:vertAlign w:val="subscript"/>
        </w:rPr>
        <w:t>d</w:t>
      </w:r>
      <w:r>
        <w:t xml:space="preserve"> had RMSLE </w:t>
      </w:r>
      <w:r w:rsidR="00A172EB">
        <w:t xml:space="preserve">ranging between </w:t>
      </w:r>
      <w:r w:rsidR="00C07ECC">
        <w:t>1.2-1.4, with the random model yielding 1.1</w:t>
      </w:r>
      <w:r>
        <w:t xml:space="preserve">. </w:t>
      </w:r>
      <w:r w:rsidR="006A4C15">
        <w:t>Here we have assumed that F</w:t>
      </w:r>
      <w:r w:rsidR="006A4C15" w:rsidRPr="006A4C15">
        <w:rPr>
          <w:vertAlign w:val="subscript"/>
        </w:rPr>
        <w:t>bio</w:t>
      </w:r>
      <w:r w:rsidR="006A4C15">
        <w:t xml:space="preserve"> only depends on first-pass metabolism, as informed by Cl</w:t>
      </w:r>
      <w:r w:rsidR="006A4C15" w:rsidRPr="006A4C15">
        <w:rPr>
          <w:vertAlign w:val="subscript"/>
        </w:rPr>
        <w:t>int</w:t>
      </w:r>
      <w:r w:rsidR="006A4C15">
        <w:t xml:space="preserve">. This bioavailability assumption does not appear to explain the observed discrepancies with </w:t>
      </w:r>
      <w:r w:rsidR="006A4C15" w:rsidRPr="006A4C15">
        <w:rPr>
          <w:i/>
          <w:iCs/>
        </w:rPr>
        <w:t>in vivo</w:t>
      </w:r>
      <w:r w:rsidR="006A4C15">
        <w:t xml:space="preserve"> data. </w:t>
      </w:r>
      <w:r w:rsidR="00422F59">
        <w:t>The uncertainty analysis (</w:t>
      </w:r>
      <w:r w:rsidR="006A4C15">
        <w:fldChar w:fldCharType="begin"/>
      </w:r>
      <w:r w:rsidR="006A4C15">
        <w:instrText xml:space="preserve"> REF _Ref174106946 \h </w:instrText>
      </w:r>
      <w:r w:rsidR="006A4C15">
        <w:fldChar w:fldCharType="separate"/>
      </w:r>
      <w:r w:rsidR="006A4C15">
        <w:t xml:space="preserve">Figure </w:t>
      </w:r>
      <w:r w:rsidR="006A4C15">
        <w:rPr>
          <w:noProof/>
        </w:rPr>
        <w:t>8</w:t>
      </w:r>
      <w:r w:rsidR="006A4C15">
        <w:fldChar w:fldCharType="end"/>
      </w:r>
      <w:r w:rsidR="00422F59">
        <w:t xml:space="preserve">) confirmed that improving HTTK estimates of the elimination phase would </w:t>
      </w:r>
      <w:r w:rsidR="006A4C15">
        <w:t xml:space="preserve">be most likely to enhance </w:t>
      </w:r>
      <w:r w:rsidR="00333E5B">
        <w:t xml:space="preserve">prediction </w:t>
      </w:r>
      <w:r w:rsidR="006A4C15">
        <w:t xml:space="preserve">accuracy. </w:t>
      </w:r>
    </w:p>
    <w:p w14:paraId="418DFB1E" w14:textId="77777777" w:rsidR="00AB5510" w:rsidRDefault="00AB5510" w:rsidP="00BC60D9"/>
    <w:p w14:paraId="3CE3F7BC" w14:textId="4AA6EE78" w:rsidR="00894093" w:rsidRDefault="00894093" w:rsidP="0057032E">
      <w:pPr>
        <w:shd w:val="clear" w:color="auto" w:fill="FFFF00"/>
      </w:pPr>
      <w:r>
        <w:t>Q</w:t>
      </w:r>
      <w:r w:rsidR="00AB5510">
        <w:t xml:space="preserve">SPRs trained to </w:t>
      </w:r>
      <w:r>
        <w:t xml:space="preserve">true human half-life values (such as QSARINS and IFS-QSAR) are trained to more chemicals (the totality of chemicals with known half-lives rather than just those with in vitro HTTK data) and capture whole body clearance (rather than just the hepatic metabolism, glomerular filtration, and exhalation of HTTK). We found that using the half-life predictions with the Vd predicted by the consensus model gave more accurate predictions of whole-body clearance (and therefore of Css). As half-lives, much of the functionality of HTTK not discussed here cannot be used. These aspects of HTTK include the ability to simulate human variability to identify sensitive populations </w:t>
      </w:r>
      <w:r>
        <w:fldChar w:fldCharType="begin"/>
      </w:r>
      <w:r>
        <w:instrText xml:space="preserve"> ADDIN EN.CITE &lt;EndNote&gt;&lt;Cite&gt;&lt;Author&gt;Breen&lt;/Author&gt;&lt;Year&gt;2022&lt;/Year&gt;&lt;RecNum&gt;1303&lt;/RecNum&gt;&lt;DisplayText&gt;(Breen et al. 2022)&lt;/DisplayText&gt;&lt;record&gt;&lt;rec-number&gt;1303&lt;/rec-number&gt;&lt;foreign-keys&gt;&lt;key app="EN" db-id="5sedwzxv0frxxfep2afv55whvxe0v9vsv290" timestamp="1666194224"&gt;1303&lt;/key&gt;&lt;/foreign-keys&gt;&lt;ref-type name="Journal Article"&gt;17&lt;/ref-type&gt;&lt;contributors&gt;&lt;authors&gt;&lt;author&gt;Breen, Miyuki&lt;/author&gt;&lt;author&gt;Wambaugh, John F.&lt;/author&gt;&lt;author&gt;Bernstein, Amanda&lt;/author&gt;&lt;author&gt;Sfeir, Mark&lt;/author&gt;&lt;author&gt;Ring, Caroline L.&lt;/author&gt;&lt;/authors&gt;&lt;/contributors&gt;&lt;titles&gt;&lt;title&gt;Simulating Toxicokinetic Variability to Identify Susceptible and Highly Exposed Populations&lt;/title&gt;&lt;secondary-title&gt;Journal of Exposure Science &amp;amp; Environmental Epidemiology&lt;/secondary-title&gt;&lt;/titles&gt;&lt;periodical&gt;&lt;full-title&gt;Journal of exposure science &amp;amp; environmental epidemiology&lt;/full-title&gt;&lt;/periodical&gt;&lt;dates&gt;&lt;year&gt;2022&lt;/year&gt;&lt;/dates&gt;&lt;urls&gt;&lt;/urls&gt;&lt;/record&gt;&lt;/Cite&gt;&lt;/EndNote&gt;</w:instrText>
      </w:r>
      <w:r>
        <w:fldChar w:fldCharType="separate"/>
      </w:r>
      <w:r>
        <w:rPr>
          <w:noProof/>
        </w:rPr>
        <w:t>(Breen et al. 2022)</w:t>
      </w:r>
      <w:r>
        <w:fldChar w:fldCharType="end"/>
      </w:r>
      <w:r>
        <w:t xml:space="preserve"> and the ability to propagate chemical-specific measurement uncertainty </w:t>
      </w:r>
      <w:r>
        <w:fldChar w:fldCharType="begin"/>
      </w:r>
      <w:r>
        <w:instrText xml:space="preserve"> ADDIN EN.CITE &lt;EndNote&gt;&lt;Cite&gt;&lt;Author&gt;Wambaugh&lt;/Author&gt;&lt;Year&gt;2019&lt;/Year&gt;&lt;RecNum&gt;813&lt;/RecNum&gt;&lt;DisplayText&gt;(Wambaugh et al. 2019)&lt;/DisplayText&gt;&lt;record&gt;&lt;rec-number&gt;813&lt;/rec-number&gt;&lt;foreign-keys&gt;&lt;key app="EN" db-id="5sedwzxv0frxxfep2afv55whvxe0v9vsv290" timestamp="1566646516"&gt;813&lt;/key&gt;&lt;/foreign-keys&gt;&lt;ref-type name="Journal Article"&gt;17&lt;/ref-type&gt;&lt;contributors&gt;&lt;authors&gt;&lt;author&gt;John F. Wambaugh&lt;/author&gt;&lt;author&gt;Barbara A. Wetmore&lt;/author&gt;&lt;author&gt;Caroline L. Ring&lt;/author&gt;&lt;author&gt;Chantel I. Nicolas&lt;/author&gt;&lt;author&gt;Robert Pearce&lt;/author&gt;&lt;author&gt;Gregory Honda&lt;/author&gt;&lt;author&gt;Roger Dinallo&lt;/author&gt;&lt;author&gt;Derek Angus&lt;/author&gt;&lt;author&gt; Jon Gilbert&lt;/author&gt;&lt;author&gt;Teresa Sierra&lt;/author&gt;&lt;author&gt;Akshay Badrinarayanan&lt;/author&gt;&lt;author&gt;Bradley Snodgrass&lt;/author&gt;&lt;author&gt;Adam Brockman&lt;/author&gt;&lt;author&gt;Chris Strock&lt;/author&gt;&lt;author&gt;Woodrow Setzer&lt;/author&gt;&lt;author&gt;Russell S. Thomas&lt;/author&gt;&lt;/authors&gt;&lt;/contributors&gt;&lt;titles&gt;&lt;title&gt;Assessing Toxicokinetic Uncertainty and Variability in Risk Prioritization&lt;/title&gt;&lt;secondary-title&gt;Toxicological Sciences&lt;/secondary-title&gt;&lt;/titles&gt;&lt;periodical&gt;&lt;full-title&gt;Toxicological Sciences&lt;/full-title&gt;&lt;/periodical&gt;&lt;pages&gt;235-251&lt;/pages&gt;&lt;volume&gt;172&lt;/volume&gt;&lt;dates&gt;&lt;year&gt;2019&lt;/year&gt;&lt;/dates&gt;&lt;urls&gt;&lt;/urls&gt;&lt;/record&gt;&lt;/Cite&gt;&lt;/EndNote&gt;</w:instrText>
      </w:r>
      <w:r>
        <w:fldChar w:fldCharType="separate"/>
      </w:r>
      <w:r>
        <w:rPr>
          <w:noProof/>
        </w:rPr>
        <w:t>(Wambaugh et al. 2019)</w:t>
      </w:r>
      <w:r>
        <w:fldChar w:fldCharType="end"/>
      </w:r>
      <w:r>
        <w:t>. However, since the half-life models proved superior estimates, it may be worth exploring converting them to corresponding in vitro HTTK parameters and integrating them more fully with other HTTK methods.</w:t>
      </w:r>
    </w:p>
    <w:p w14:paraId="691D62B3" w14:textId="4F1B8C83" w:rsidR="00493C4B" w:rsidRDefault="00493C4B" w:rsidP="00BC60D9">
      <w:pPr>
        <w:rPr>
          <w:highlight w:val="yellow"/>
        </w:rPr>
      </w:pPr>
    </w:p>
    <w:p w14:paraId="4E1E5A81" w14:textId="033E311F" w:rsidR="00493C4B" w:rsidRDefault="0087599E" w:rsidP="00BC60D9">
      <w:r w:rsidRPr="00D8100D">
        <w:t>For a novel chemical</w:t>
      </w:r>
      <w:r w:rsidR="00BC60D9" w:rsidRPr="00D8100D">
        <w:t xml:space="preserve"> it may be safer to assume that the prediction errors will be c</w:t>
      </w:r>
      <w:r w:rsidRPr="00D8100D">
        <w:t xml:space="preserve">loser to the conservative values </w:t>
      </w:r>
      <w:r w:rsidR="00BC60D9" w:rsidRPr="00D8100D">
        <w:t xml:space="preserve">estimated here. </w:t>
      </w:r>
      <w:r w:rsidRPr="00D8100D">
        <w:t xml:space="preserve">This is supported by </w:t>
      </w:r>
      <w:r w:rsidR="00BC60D9" w:rsidRPr="00D8100D">
        <w:t xml:space="preserve">the observed </w:t>
      </w:r>
      <w:r w:rsidRPr="00D8100D">
        <w:t xml:space="preserve">accuracy for the </w:t>
      </w:r>
      <w:r w:rsidR="00BC60D9" w:rsidRPr="00D8100D">
        <w:t>comparing the predicted full concentration vs. time curves against the observations, which are similar accurate to the predictions of summary TK statistics C</w:t>
      </w:r>
      <w:r w:rsidR="00BC60D9" w:rsidRPr="00D8100D">
        <w:rPr>
          <w:vertAlign w:val="subscript"/>
        </w:rPr>
        <w:t>max</w:t>
      </w:r>
      <w:r w:rsidR="00BC60D9" w:rsidRPr="00D8100D">
        <w:t xml:space="preserve"> and AUC that have been analyzed elsewhere. </w:t>
      </w:r>
      <w:r w:rsidR="009F6739">
        <w:t>W</w:t>
      </w:r>
      <w:r w:rsidR="009F6739" w:rsidRPr="00FD46A2">
        <w:t>e do not necessarily think that the improved ability of consensus modeling is sole influence of any one model, rather that consensus QSPRs represent the “wisdom of the crowd”</w:t>
      </w:r>
      <w:r w:rsidR="00FC4B0A">
        <w:t xml:space="preserve"> </w:t>
      </w:r>
      <w:r w:rsidR="00FC4B0A">
        <w:fldChar w:fldCharType="begin">
          <w:fldData xml:space="preserve">PEVuZE5vdGU+PENpdGU+PEF1dGhvcj5NYW5zb3VyaTwvQXV0aG9yPjxZZWFyPjIwMTY8L1llYXI+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=
</w:fldData>
        </w:fldChar>
      </w:r>
      <w:r w:rsidR="00FC4B0A">
        <w:instrText xml:space="preserve"> ADDIN EN.CITE </w:instrText>
      </w:r>
      <w:r w:rsidR="00FC4B0A">
        <w:fldChar w:fldCharType="begin">
          <w:fldData xml:space="preserve">PEVuZE5vdGU+PENpdGU+PEF1dGhvcj5NYW5zb3VyaTwvQXV0aG9yPjxZZWFyPjIwMTY8L1llYXI+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=
</w:fldData>
        </w:fldChar>
      </w:r>
      <w:r w:rsidR="00FC4B0A">
        <w:instrText xml:space="preserve"> ADDIN EN.CITE.DATA </w:instrText>
      </w:r>
      <w:r w:rsidR="00FC4B0A">
        <w:fldChar w:fldCharType="end"/>
      </w:r>
      <w:r w:rsidR="00FC4B0A">
        <w:fldChar w:fldCharType="separate"/>
      </w:r>
      <w:r w:rsidR="00FC4B0A">
        <w:rPr>
          <w:noProof/>
        </w:rPr>
        <w:t>(Mansouri et al. 2016; Pradeep et al. 2016)</w:t>
      </w:r>
      <w:r w:rsidR="00FC4B0A">
        <w:fldChar w:fldCharType="end"/>
      </w:r>
      <w:r w:rsidR="00FC4B0A">
        <w:t xml:space="preserve">. </w:t>
      </w:r>
      <w:r w:rsidR="009F6739">
        <w:t>By using the maximum predicted clearance, if any</w:t>
      </w:r>
      <w:r w:rsidR="009F6739" w:rsidRPr="009D1F5B">
        <w:t xml:space="preserve"> one QSPR predicts clearance then chemical may be </w:t>
      </w:r>
      <w:r w:rsidR="009F6739" w:rsidRPr="00BE1670">
        <w:t>mo</w:t>
      </w:r>
      <w:r w:rsidR="0094025D">
        <w:t>r</w:t>
      </w:r>
      <w:r w:rsidR="009F6739" w:rsidRPr="00BE1670">
        <w:t>e</w:t>
      </w:r>
      <w:r w:rsidR="009F6739" w:rsidRPr="009D1F5B">
        <w:t xml:space="preserve"> likely to be metabolized.</w:t>
      </w:r>
      <w:r w:rsidR="009F6739">
        <w:t xml:space="preserve"> </w:t>
      </w:r>
      <w:r w:rsidR="00FC4B0A">
        <w:t>W</w:t>
      </w:r>
      <w:r w:rsidR="00FA1FBA">
        <w:t>e hope t</w:t>
      </w:r>
      <w:r w:rsidR="00493C4B" w:rsidRPr="00810B69">
        <w:t xml:space="preserve">hese </w:t>
      </w:r>
      <w:r w:rsidR="00493C4B">
        <w:t>QSPR</w:t>
      </w:r>
      <w:r w:rsidR="00493C4B" w:rsidRPr="00810B69">
        <w:t xml:space="preserve">s will enable public health risk-based prioritization of </w:t>
      </w:r>
      <w:r w:rsidR="00493C4B">
        <w:t xml:space="preserve">many more </w:t>
      </w:r>
      <w:r w:rsidR="00493C4B" w:rsidRPr="00810B69">
        <w:t>chemicals in commerce and the environment</w:t>
      </w:r>
      <w:r w:rsidR="00134CCA">
        <w:t xml:space="preserve"> than </w:t>
      </w:r>
      <w:r w:rsidR="00E162F6" w:rsidRPr="00E162F6">
        <w:rPr>
          <w:i/>
        </w:rPr>
        <w:t>in vivo</w:t>
      </w:r>
      <w:r w:rsidR="00134CCA">
        <w:t xml:space="preserve"> and </w:t>
      </w:r>
      <w:r w:rsidR="00E162F6" w:rsidRPr="00E162F6">
        <w:rPr>
          <w:i/>
        </w:rPr>
        <w:t>in vitro</w:t>
      </w:r>
      <w:r w:rsidR="00134CCA">
        <w:t xml:space="preserve"> testing alone.</w:t>
      </w:r>
    </w:p>
    <w:p w14:paraId="274DF98A" w14:textId="355054F9" w:rsidR="00FA0300" w:rsidRDefault="00FA0300" w:rsidP="00BC60D9"/>
    <w:p w14:paraId="04367DF9" w14:textId="0D87A191" w:rsidR="008109A9" w:rsidRDefault="008109A9" w:rsidP="00BC60D9">
      <w:pPr>
        <w:pStyle w:val="Heading1"/>
      </w:pPr>
      <w:r>
        <w:lastRenderedPageBreak/>
        <w:t>Acknowledgements</w:t>
      </w:r>
    </w:p>
    <w:p w14:paraId="31162B91" w14:textId="3930EFF5" w:rsidR="00241811" w:rsidRDefault="00241811" w:rsidP="00BC60D9">
      <w:r w:rsidRPr="00C70DAF">
        <w:t xml:space="preserve">The authors thank Drs. </w:t>
      </w:r>
      <w:r>
        <w:t>X</w:t>
      </w:r>
      <w:r w:rsidRPr="00C70DAF">
        <w:t xml:space="preserve"> and </w:t>
      </w:r>
      <w:r>
        <w:t>Y</w:t>
      </w:r>
      <w:r w:rsidRPr="00C70DAF">
        <w:t xml:space="preserve"> for their helpful U.S. EPA internal reviews of the manuscript.</w:t>
      </w:r>
    </w:p>
    <w:p w14:paraId="3DFBE96B" w14:textId="46F91494" w:rsidR="008109A9" w:rsidRDefault="008109A9" w:rsidP="00BC60D9"/>
    <w:p w14:paraId="5C973DE4" w14:textId="734942B2" w:rsidR="00DB13C9" w:rsidRPr="005F12B6" w:rsidRDefault="005F12B6" w:rsidP="00BC60D9">
      <w:pPr>
        <w:pStyle w:val="Heading1"/>
      </w:pPr>
      <w:r w:rsidRPr="005F12B6">
        <w:t>Conflict of Interest</w:t>
      </w:r>
    </w:p>
    <w:p w14:paraId="5C908DB0" w14:textId="23871E36" w:rsidR="005F12B6" w:rsidRPr="005F12B6" w:rsidRDefault="001B5AB5" w:rsidP="00BC60D9">
      <w:r w:rsidRPr="001B5AB5">
        <w:rPr>
          <w:highlight w:val="yellow"/>
        </w:rPr>
        <w:t>Please declare any COI here</w:t>
      </w:r>
    </w:p>
    <w:p w14:paraId="67D35BC9" w14:textId="19343A47" w:rsidR="005F12B6" w:rsidRPr="005F12B6" w:rsidRDefault="005F12B6" w:rsidP="00BC60D9">
      <w:pPr>
        <w:pStyle w:val="Heading1"/>
      </w:pPr>
      <w:r w:rsidRPr="005F12B6">
        <w:t>Funding</w:t>
      </w:r>
    </w:p>
    <w:p w14:paraId="3AB0CDAE" w14:textId="77777777" w:rsidR="000F08E1" w:rsidRPr="000F08E1" w:rsidRDefault="001B5AB5" w:rsidP="00BC60D9">
      <w:r>
        <w:t xml:space="preserve">Employees of the </w:t>
      </w:r>
      <w:r w:rsidR="00241811" w:rsidRPr="00023AA0">
        <w:t xml:space="preserve">United States Environmental Protection Agency (EPA) </w:t>
      </w:r>
      <w:r>
        <w:t xml:space="preserve">were funded </w:t>
      </w:r>
      <w:r w:rsidR="00241811" w:rsidRPr="00023AA0">
        <w:t xml:space="preserve">through </w:t>
      </w:r>
      <w:r>
        <w:t>EPA’s</w:t>
      </w:r>
      <w:r w:rsidR="000F08E1">
        <w:t xml:space="preserve"> </w:t>
      </w:r>
      <w:r w:rsidR="00241811" w:rsidRPr="00023AA0">
        <w:t>Office of Research and Development (ORD)</w:t>
      </w:r>
      <w:r w:rsidR="000F08E1">
        <w:t xml:space="preserve">. </w:t>
      </w:r>
      <w:r w:rsidR="000F08E1" w:rsidRPr="000F08E1">
        <w:t>The Oak Ridge Institute for Science</w:t>
      </w:r>
    </w:p>
    <w:p w14:paraId="64988724" w14:textId="6217E239" w:rsidR="000F08E1" w:rsidRDefault="000F08E1" w:rsidP="00BC60D9">
      <w:r w:rsidRPr="000F08E1">
        <w:t xml:space="preserve">and Education provided funding for C. </w:t>
      </w:r>
      <w:r w:rsidR="00F96FC3">
        <w:t xml:space="preserve">Cook. </w:t>
      </w:r>
      <w:r w:rsidRPr="000F08E1">
        <w:t>The</w:t>
      </w:r>
      <w:r w:rsidR="00F96FC3">
        <w:t xml:space="preserve"> </w:t>
      </w:r>
      <w:r w:rsidRPr="000F08E1">
        <w:t>National Institute of Environmental Health Sciences provided</w:t>
      </w:r>
      <w:r w:rsidR="00F96FC3">
        <w:t xml:space="preserve"> </w:t>
      </w:r>
      <w:r w:rsidRPr="000F08E1">
        <w:t xml:space="preserve">funding for </w:t>
      </w:r>
      <w:r w:rsidR="00F96FC3">
        <w:t>S. Ferguson and K. Mansouri</w:t>
      </w:r>
      <w:r w:rsidRPr="000F08E1">
        <w:t>.</w:t>
      </w:r>
    </w:p>
    <w:p w14:paraId="7BE0CF72" w14:textId="74A863E1" w:rsidR="000F08E1" w:rsidRDefault="000F08E1" w:rsidP="00BC60D9"/>
    <w:p w14:paraId="7B0C9E3A" w14:textId="79C17A14" w:rsidR="001A162F" w:rsidRDefault="001A162F" w:rsidP="00BC60D9">
      <w:r w:rsidRPr="001A162F">
        <w:rPr>
          <w:highlight w:val="yellow"/>
        </w:rPr>
        <w:t>Please add your funding here</w:t>
      </w:r>
    </w:p>
    <w:p w14:paraId="4404511B" w14:textId="77777777" w:rsidR="001A162F" w:rsidRDefault="001A162F" w:rsidP="00BC60D9"/>
    <w:p w14:paraId="2DB0549C" w14:textId="4A856E2F" w:rsidR="00241811" w:rsidRDefault="00241811" w:rsidP="00BC60D9">
      <w:pPr>
        <w:rPr>
          <w:b/>
        </w:rPr>
      </w:pPr>
      <w:r w:rsidRPr="00023AA0">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t>end</w:t>
      </w:r>
      <w:r>
        <w:t>orsement.</w:t>
      </w:r>
    </w:p>
    <w:p w14:paraId="03AC8200" w14:textId="77777777" w:rsidR="005F12B6" w:rsidRPr="005F12B6" w:rsidRDefault="005F12B6" w:rsidP="00BC60D9"/>
    <w:p w14:paraId="24CD4A18" w14:textId="77777777" w:rsidR="00203459" w:rsidRDefault="00203459" w:rsidP="00BC60D9">
      <w:pPr>
        <w:rPr>
          <w:rFonts w:asciiTheme="majorHAnsi" w:eastAsiaTheme="majorEastAsia" w:hAnsiTheme="majorHAnsi" w:cstheme="majorBidi"/>
          <w:sz w:val="32"/>
          <w:szCs w:val="32"/>
        </w:rPr>
      </w:pPr>
      <w:r>
        <w:br w:type="page"/>
      </w:r>
    </w:p>
    <w:p w14:paraId="1864FE93" w14:textId="1772A915" w:rsidR="00AA4D78" w:rsidRPr="00526885" w:rsidRDefault="00AA4D78" w:rsidP="00BC60D9">
      <w:pPr>
        <w:pStyle w:val="Heading1"/>
      </w:pPr>
      <w:r>
        <w:lastRenderedPageBreak/>
        <w:t>References</w:t>
      </w:r>
    </w:p>
    <w:p w14:paraId="24EFDF45" w14:textId="77777777" w:rsidR="00EF35D2" w:rsidRDefault="00EF35D2" w:rsidP="00BC60D9"/>
    <w:p w14:paraId="3D973A9E" w14:textId="77777777" w:rsidR="00DC346E" w:rsidRPr="00DC346E" w:rsidRDefault="00EF35D2" w:rsidP="00DC346E">
      <w:pPr>
        <w:pStyle w:val="EndNoteBibliography"/>
        <w:ind w:left="720" w:hanging="720"/>
      </w:pPr>
      <w:r w:rsidRPr="00D8100D">
        <w:rPr>
          <w:color w:val="2B579A"/>
          <w:shd w:val="clear" w:color="auto" w:fill="E6E6E6"/>
        </w:rPr>
        <w:fldChar w:fldCharType="begin"/>
      </w:r>
      <w:r>
        <w:instrText xml:space="preserve"> ADDIN EN.REFLIST </w:instrText>
      </w:r>
      <w:r w:rsidRPr="00D8100D">
        <w:rPr>
          <w:color w:val="2B579A"/>
          <w:shd w:val="clear" w:color="auto" w:fill="E6E6E6"/>
        </w:rPr>
        <w:fldChar w:fldCharType="separate"/>
      </w:r>
      <w:r w:rsidR="00DC346E" w:rsidRPr="00DC346E">
        <w:t>Akaike, H. Information theory and an extension of the maximum likelihood principle. Selected papers of hirotugu akaike: Springer; 1998</w:t>
      </w:r>
    </w:p>
    <w:p w14:paraId="7225B981" w14:textId="77777777" w:rsidR="00DC346E" w:rsidRPr="00DC346E" w:rsidRDefault="00DC346E" w:rsidP="00DC346E">
      <w:pPr>
        <w:pStyle w:val="EndNoteBibliography"/>
        <w:ind w:left="720" w:hanging="720"/>
      </w:pPr>
      <w:r w:rsidRPr="00DC346E">
        <w:t>Armitage, J.M.; Hughes, L.; Sangion, A.; Arnot, J.A. Development and intercomparison of single and multicompartment physiologically-based toxicokinetic models: Implications for model selection and tiered modeling frameworks. Environment International 2021;154:106557</w:t>
      </w:r>
    </w:p>
    <w:p w14:paraId="4EA5895D" w14:textId="77777777" w:rsidR="00DC346E" w:rsidRPr="00DC346E" w:rsidRDefault="00DC346E" w:rsidP="00DC346E">
      <w:pPr>
        <w:pStyle w:val="EndNoteBibliography"/>
        <w:ind w:left="720" w:hanging="720"/>
      </w:pPr>
      <w:r w:rsidRPr="00DC346E">
        <w:t>Arnot, J.A.; Brown, T.N.; Wania, F. Estimating screening-level organic chemical half-lives in humans. Environmental science &amp; technology 2014;48:723-730</w:t>
      </w:r>
    </w:p>
    <w:p w14:paraId="1A0A2ADA" w14:textId="77777777" w:rsidR="00DC346E" w:rsidRPr="00DC346E" w:rsidRDefault="00DC346E" w:rsidP="00DC346E">
      <w:pPr>
        <w:pStyle w:val="EndNoteBibliography"/>
        <w:ind w:left="720" w:hanging="720"/>
      </w:pPr>
      <w:r w:rsidRPr="00DC346E">
        <w:t>Baumer, B.; Udwin, D. R markdown. Wiley Interdisciplinary Reviews: Computational Statistics 2015;7:167-177</w:t>
      </w:r>
    </w:p>
    <w:p w14:paraId="5A7E33AE" w14:textId="77777777" w:rsidR="00DC346E" w:rsidRPr="00DC346E" w:rsidRDefault="00DC346E" w:rsidP="00DC346E">
      <w:pPr>
        <w:pStyle w:val="EndNoteBibliography"/>
        <w:ind w:left="720" w:hanging="720"/>
      </w:pPr>
      <w:r w:rsidRPr="00DC346E">
        <w:t>Bell, S.M.; Chang, X.; Wambaugh, J.F.; Allen, D.G.; Bartels, M.; Brouwer, K.L.R.; Casey, W.M.; Choksi, N.; Ferguson, S.S.; Fraczkiewicz, G.; Jarabek, A.M.; Ke, A.; Lumen, A.; Lynn, S.G.; Paini, A.; Price, P.S.; Ring, C.; Simon, T.W.; Sipes, N.S.; Sprankle, C.S.; Strickland, J.; Troutman, J.; Wetmore, B.A.; Kleinstreuer, N.C. In vitro to in vivo extrapolation for high throughput prioritization and decision making. Toxicology in Vitro 2018;47:213-227</w:t>
      </w:r>
    </w:p>
    <w:p w14:paraId="74D89DA2" w14:textId="77777777" w:rsidR="00DC346E" w:rsidRPr="00DC346E" w:rsidRDefault="00DC346E" w:rsidP="00DC346E">
      <w:pPr>
        <w:pStyle w:val="EndNoteBibliography"/>
        <w:ind w:left="720" w:hanging="720"/>
      </w:pPr>
      <w:r w:rsidRPr="00DC346E">
        <w:t>Bernstein, A.S.; Kapraun, D.F.; Schlosser, P.M. A model template approach for rapid evaluation and application of physiologically based pharmacokinetic models for use in human health risk assessments: a case study on per-and polyfluoroalkyl substances. Toxicological Sciences 2021;</w:t>
      </w:r>
    </w:p>
    <w:p w14:paraId="43C9B06A" w14:textId="77777777" w:rsidR="00DC346E" w:rsidRPr="00DC346E" w:rsidRDefault="00DC346E" w:rsidP="00DC346E">
      <w:pPr>
        <w:pStyle w:val="EndNoteBibliography"/>
        <w:ind w:left="720" w:hanging="720"/>
      </w:pPr>
      <w:r w:rsidRPr="00DC346E">
        <w:t>Bowman, C.M.; Benet, L.Z. In vitro-in vivo extrapolation and hepatic clearance-dependent underprediction. Journal of pharmaceutical sciences 2019;108:2500-2504</w:t>
      </w:r>
    </w:p>
    <w:p w14:paraId="29EE564C" w14:textId="77777777" w:rsidR="00DC346E" w:rsidRPr="00DC346E" w:rsidRDefault="00DC346E" w:rsidP="00DC346E">
      <w:pPr>
        <w:pStyle w:val="EndNoteBibliography"/>
        <w:ind w:left="720" w:hanging="720"/>
      </w:pPr>
      <w:r w:rsidRPr="00DC346E">
        <w:t>Breen, M.; Ring, C.L.; Kreutz, A.; Goldsmith, M.-R.; Wambaugh, J.F. High-throughput PBTK models for in vitro to in vivo extrapolation. Expert Opinion on Drug Metabolism &amp; Toxicology 2021;17:903-921</w:t>
      </w:r>
    </w:p>
    <w:p w14:paraId="1FC2FF79" w14:textId="77777777" w:rsidR="00DC346E" w:rsidRPr="00DC346E" w:rsidRDefault="00DC346E" w:rsidP="00DC346E">
      <w:pPr>
        <w:pStyle w:val="EndNoteBibliography"/>
        <w:ind w:left="720" w:hanging="720"/>
      </w:pPr>
      <w:r w:rsidRPr="00DC346E">
        <w:t>Breen, M.; Wambaugh, J.F.; Bernstein, A.; Sfeir, M.; Ring, C.L. Simulating Toxicokinetic Variability to Identify Susceptible and Highly Exposed Populations. Journal of Exposure Science &amp; Environmental Epidemiology 2022;</w:t>
      </w:r>
    </w:p>
    <w:p w14:paraId="71C0618E" w14:textId="77777777" w:rsidR="00DC346E" w:rsidRPr="00DC346E" w:rsidRDefault="00DC346E" w:rsidP="00DC346E">
      <w:pPr>
        <w:pStyle w:val="EndNoteBibliography"/>
        <w:ind w:left="720" w:hanging="720"/>
      </w:pPr>
      <w:r w:rsidRPr="00DC346E">
        <w:t>CAN, W.; LOG, O. Log-normal Distributions across the Sciences: Keys and Clues. BioScience 2001;51</w:t>
      </w:r>
    </w:p>
    <w:p w14:paraId="3F59FE9A" w14:textId="77777777" w:rsidR="00DC346E" w:rsidRPr="00DC346E" w:rsidRDefault="00DC346E" w:rsidP="00DC346E">
      <w:pPr>
        <w:pStyle w:val="EndNoteBibliography"/>
        <w:ind w:left="720" w:hanging="720"/>
      </w:pPr>
      <w:r w:rsidRPr="00DC346E">
        <w:t>Chai, T.; Draxler, R.R. Root mean square error (RMSE) or mean absolute error (MAE)?–Arguments against avoiding RMSE in the literature. Geoscientific model development 2014;7:1247-1250</w:t>
      </w:r>
    </w:p>
    <w:p w14:paraId="084CE2D9" w14:textId="77777777" w:rsidR="00DC346E" w:rsidRPr="00DC346E" w:rsidRDefault="00DC346E" w:rsidP="00DC346E">
      <w:pPr>
        <w:pStyle w:val="EndNoteBibliography"/>
        <w:ind w:left="720" w:hanging="720"/>
      </w:pPr>
      <w:r w:rsidRPr="00DC346E">
        <w:t>Chirico, N.; Bertato, L.; Papa, E. In Vitro Biotransformation Prediction-Suite (IVBP-Suite).  2021;</w:t>
      </w:r>
    </w:p>
    <w:p w14:paraId="17F05CA6" w14:textId="77777777" w:rsidR="00DC346E" w:rsidRPr="00DC346E" w:rsidRDefault="00DC346E" w:rsidP="00DC346E">
      <w:pPr>
        <w:pStyle w:val="EndNoteBibliography"/>
        <w:ind w:left="720" w:hanging="720"/>
      </w:pPr>
      <w:r w:rsidRPr="00DC346E">
        <w:t>Chou, W.-C.; Lin, Z. Machine learning and artificial intelligence in physiologically based pharmacokinetic modeling. Toxicological Sciences 2023;191:1-14</w:t>
      </w:r>
    </w:p>
    <w:p w14:paraId="35F9A030" w14:textId="77777777" w:rsidR="00DC346E" w:rsidRPr="00DC346E" w:rsidRDefault="00DC346E" w:rsidP="00DC346E">
      <w:pPr>
        <w:pStyle w:val="EndNoteBibliography"/>
        <w:ind w:left="720" w:hanging="720"/>
      </w:pPr>
      <w:r w:rsidRPr="00DC346E">
        <w:t>Coecke, S.; Pelkonen, O.; Leite, S.B.; Bernauer, U.; Bessems, J.G.; Bois, F.Y.; Gundert-Remy, U.; Loizou, G.; Testai, E.; Zaldívar, J.-M. Toxicokinetics as a key to the integrated toxicity risk assessment based primarily on non-animal approaches. Toxicology in Vitro 2013;27:1570-1577</w:t>
      </w:r>
    </w:p>
    <w:p w14:paraId="312033DC" w14:textId="77777777" w:rsidR="00DC346E" w:rsidRPr="00DC346E" w:rsidRDefault="00DC346E" w:rsidP="00DC346E">
      <w:pPr>
        <w:pStyle w:val="EndNoteBibliography"/>
        <w:ind w:left="720" w:hanging="720"/>
      </w:pPr>
      <w:r w:rsidRPr="00DC346E">
        <w:t>Davies, B.; Morris, T. Physiological parameters in laboratory animals and humans. Pharmaceutical Research 1993;10:1093-1095</w:t>
      </w:r>
    </w:p>
    <w:p w14:paraId="04AC2012" w14:textId="77777777" w:rsidR="00DC346E" w:rsidRPr="00DC346E" w:rsidRDefault="00DC346E" w:rsidP="00DC346E">
      <w:pPr>
        <w:pStyle w:val="EndNoteBibliography"/>
        <w:ind w:left="720" w:hanging="720"/>
      </w:pPr>
      <w:r w:rsidRPr="00DC346E">
        <w:t>Dawson, D.E.; Ingle, B.L.; Phillips, K.A.; Nichols, J.W.; Wambaugh, J.F.; Tornero-Velez, R. Designing QSARs for Parameters of High-Throughput Toxicokinetic Models Using Open-Source Descriptors. Environmental science &amp; technology 2021;55:6505-6517</w:t>
      </w:r>
    </w:p>
    <w:p w14:paraId="2FD14472" w14:textId="77777777" w:rsidR="00DC346E" w:rsidRPr="00DC346E" w:rsidRDefault="00DC346E" w:rsidP="00DC346E">
      <w:pPr>
        <w:pStyle w:val="EndNoteBibliography"/>
        <w:ind w:left="720" w:hanging="720"/>
      </w:pPr>
      <w:r w:rsidRPr="00DC346E">
        <w:t>Di Lascio, E.; Gerebtzoff, G.; Rodríguez-Pérez, R. Systematic ev</w:t>
      </w:r>
      <w:r w:rsidRPr="00DC346E">
        <w:lastRenderedPageBreak/>
        <w:t>aluation of local and global machine learning models for the prediction of ADME properties. Molecular pharmaceutics 2023;20:1758-1767</w:t>
      </w:r>
    </w:p>
    <w:p w14:paraId="22903EF6" w14:textId="77777777" w:rsidR="00DC346E" w:rsidRPr="00DC346E" w:rsidRDefault="00DC346E" w:rsidP="00DC346E">
      <w:pPr>
        <w:pStyle w:val="EndNoteBibliography"/>
        <w:ind w:left="720" w:hanging="720"/>
      </w:pPr>
      <w:r w:rsidRPr="00DC346E">
        <w:t>Fenton, S.E.; Ducatman, A.; Boobis, A.; DeWitt, J.C.; Lau, C.; Ng, C.; Smith, J.S.; Roberts, S.M. Per- and Polyfluoroalkyl Substance Toxicity and Human Health Review: Current State of Knowledge and Strategies for Informing Future Research. Environmental Toxicology and Chemistry 2021;40:606-630</w:t>
      </w:r>
    </w:p>
    <w:p w14:paraId="48319AC0" w14:textId="77777777" w:rsidR="00DC346E" w:rsidRPr="00DC346E" w:rsidRDefault="00DC346E" w:rsidP="00DC346E">
      <w:pPr>
        <w:pStyle w:val="EndNoteBibliography"/>
        <w:ind w:left="720" w:hanging="720"/>
      </w:pPr>
      <w:r w:rsidRPr="00DC346E">
        <w:t>Geci, R.; Gadaleta, D.; de Lomana, M.G.; Ortega-Vallbona, R.; Colombo, E.; Serrano-Candelas, E.; Paini, A.; Kuepfer, L.; Schaller, S. Systematic evaluation of high-throughput PBK modelling strategies for the prediction of intravenous and oral pharmacokinetics in humans. Archives of Toxicology 2024;</w:t>
      </w:r>
    </w:p>
    <w:p w14:paraId="48D559B8" w14:textId="77777777" w:rsidR="00DC346E" w:rsidRPr="00DC346E" w:rsidRDefault="00DC346E" w:rsidP="00DC346E">
      <w:pPr>
        <w:pStyle w:val="EndNoteBibliography"/>
        <w:ind w:left="720" w:hanging="720"/>
      </w:pPr>
      <w:r w:rsidRPr="00DC346E">
        <w:t>Health Canada. Bioactivity Exposure Ratio: Application in Priority Setting and Risk Assessment. Ottawa, ON, Canada; 2021</w:t>
      </w:r>
    </w:p>
    <w:p w14:paraId="13B135C1" w14:textId="77777777" w:rsidR="00DC346E" w:rsidRPr="00DC346E" w:rsidRDefault="00DC346E" w:rsidP="00DC346E">
      <w:pPr>
        <w:pStyle w:val="EndNoteBibliography"/>
        <w:ind w:left="720" w:hanging="720"/>
      </w:pPr>
      <w:r w:rsidRPr="00DC346E">
        <w:t>Honda, G.S.; Pearce, R.G.; Pham, L.L.; Setzer, R.W.; Wetmore, B.A.; Sipes, N.S.; Gilbert, J.; Franz, B.; Thomas, R.S.; Wambaugh, J.F. Using the concordance of in vitro and in vivo data to evaluate extrapolation assumptions. PLOS ONE 2019;14:e0217564</w:t>
      </w:r>
    </w:p>
    <w:p w14:paraId="32272556" w14:textId="77777777" w:rsidR="00DC346E" w:rsidRPr="00DC346E" w:rsidRDefault="00DC346E" w:rsidP="00DC346E">
      <w:pPr>
        <w:pStyle w:val="EndNoteBibliography"/>
        <w:ind w:left="720" w:hanging="720"/>
      </w:pPr>
      <w:r w:rsidRPr="00DC346E">
        <w:t>Jamei, M.; Marciniak, S.; Feng, K.; Barnett, A.; Tucker, G.; Rostami-Hodjegan, A. The Simcyp® population-based ADME simulator. Expert Opinion on Drug Metabolism &amp; Toxicology 2009;5:211-223</w:t>
      </w:r>
    </w:p>
    <w:p w14:paraId="78DE7D8B" w14:textId="77777777" w:rsidR="00DC346E" w:rsidRPr="00DC346E" w:rsidRDefault="00DC346E" w:rsidP="00DC346E">
      <w:pPr>
        <w:pStyle w:val="EndNoteBibliography"/>
        <w:ind w:left="720" w:hanging="720"/>
      </w:pPr>
      <w:r w:rsidRPr="00DC346E">
        <w:t>Kapraun, D.F.; Sfeir, M.; Pearce, R.; Davidson, S.; Lumen, A.; Dallmann, A.; Judson, R.; Wambaugh, J.F. Evaluation of a Rapid, Generic Human Gestational Dose Model. 2022</w:t>
      </w:r>
    </w:p>
    <w:p w14:paraId="5FA6164E" w14:textId="77777777" w:rsidR="00DC346E" w:rsidRPr="00DC346E" w:rsidRDefault="00DC346E" w:rsidP="00DC346E">
      <w:pPr>
        <w:pStyle w:val="EndNoteBibliography"/>
        <w:ind w:left="720" w:hanging="720"/>
      </w:pPr>
      <w:r w:rsidRPr="00DC346E">
        <w:t>Kavlock, R.J.; Bahadori, T.; Barton-Maclaren, T.S.; Gwinn, M.R.; Rasenberg, M.; Thomas, R.S. Accelerating the Pace of Chemical Risk Assessment. Chemical Research in Toxicology 2018;31:287-290</w:t>
      </w:r>
    </w:p>
    <w:p w14:paraId="0BAB109F" w14:textId="77777777" w:rsidR="00DC346E" w:rsidRPr="00DC346E" w:rsidRDefault="00DC346E" w:rsidP="00DC346E">
      <w:pPr>
        <w:pStyle w:val="EndNoteBibliography"/>
        <w:ind w:left="720" w:hanging="720"/>
      </w:pPr>
      <w:r w:rsidRPr="00DC346E">
        <w:t>Kirman, C.R.; Aylward, L.L.; Wetmore, B.A.; Thomas, R.S.; Sochaski, M.; Ferguson, S.S.; Csiszar, S.A.; Jolliet, O. Quantitative property–property relationship for screening-level prediction of intrinsic clearance: a tool for exposure modeling for high-throughput toxicity screening data. Applied In Vitro Toxicology 2015;1:140-146</w:t>
      </w:r>
    </w:p>
    <w:p w14:paraId="2673092C" w14:textId="77777777" w:rsidR="00DC346E" w:rsidRPr="00DC346E" w:rsidRDefault="00DC346E" w:rsidP="00DC346E">
      <w:pPr>
        <w:pStyle w:val="EndNoteBibliography"/>
        <w:ind w:left="720" w:hanging="720"/>
      </w:pPr>
      <w:r w:rsidRPr="00DC346E">
        <w:t>Kitchin, R.; McArdle, G. What makes Big Data, Big Data? Exploring the ontological characteristics of 26 datasets. Big Data &amp; Society 2016;3:2053951716631130</w:t>
      </w:r>
    </w:p>
    <w:p w14:paraId="3EBD5083" w14:textId="77777777" w:rsidR="00DC346E" w:rsidRPr="00DC346E" w:rsidRDefault="00DC346E" w:rsidP="00DC346E">
      <w:pPr>
        <w:pStyle w:val="EndNoteBibliography"/>
        <w:ind w:left="720" w:hanging="720"/>
      </w:pPr>
      <w:r w:rsidRPr="00DC346E">
        <w:t>Linakis, M.W.; Sayre, R.R.; Pearce, R.G.; Sfeir, M.A.; Sipes, N.S.; Pangburn, H.A.; Gearhart, J.M.; Wambaugh, J.F. Development and Evaluation of a High Throughput Inhalation Model for Organic Chemicals Journal of Exposure Science &amp; Environmental Epidemiology 2020;30:866-877</w:t>
      </w:r>
    </w:p>
    <w:p w14:paraId="183515F8" w14:textId="77777777" w:rsidR="00DC346E" w:rsidRPr="00DC346E" w:rsidRDefault="00DC346E" w:rsidP="00DC346E">
      <w:pPr>
        <w:pStyle w:val="EndNoteBibliography"/>
        <w:ind w:left="720" w:hanging="720"/>
      </w:pPr>
      <w:r w:rsidRPr="00DC346E">
        <w:t>Mansouri, K.; Abdelaziz, A.; Rybacka, A.; Roncaglioni, A.; Tropsha, A.; Varnek, A.; Zakharov, A.; Worth, A.; Richard, A.; Grulke, C.M.; Trisciuzzi, D.; Fourches, D.; Horvath, D.; Benfenat, E.; Muratov, E.; Wedebye, E.B.; Grisoni, F.; Mangiatordi, G.F.; Incisivo, G.M.; Hong, H.; Ng, H.W.; Tetko, I.V.; Balabin, I.; Kancherla, J.; Shen, J.; Burton, J.; Nicklaus, M.; Cassotti, M.; N. G. Nikolov; Nicolotti; Andersson, P.L.; Zang, Q.; Politi, R.; Beger, R.D.; Todeschini, R.; Huang, R.; Farag, S.; Rosenberg, S.A.; Slavov, S.; Hu, X.; Judson, R.S. CERAPP: Collaborative Estrogen Receptor Activity Prediction Project. Environmental Health Perspectives 2016;124:1023-1033</w:t>
      </w:r>
    </w:p>
    <w:p w14:paraId="025DF9D0" w14:textId="77777777" w:rsidR="00DC346E" w:rsidRPr="00DC346E" w:rsidRDefault="00DC346E" w:rsidP="00DC346E">
      <w:pPr>
        <w:pStyle w:val="EndNoteBibliography"/>
        <w:ind w:left="720" w:hanging="720"/>
        <w:rPr>
          <w:sz w:val="20"/>
        </w:rPr>
      </w:pPr>
      <w:r w:rsidRPr="00DC346E">
        <w:t xml:space="preserve">Mansouri, K.; Chang, X.; Allen, D.; Judson, R.; Williams, A.; Kleinstreuer, N. OPERA models for ADME properties and toxicity endpoint. Society of Toxicology Annual Meeting; </w:t>
      </w:r>
      <w:r w:rsidRPr="00DC346E">
        <w:rPr>
          <w:sz w:val="20"/>
        </w:rPr>
        <w:t>2021</w:t>
      </w:r>
    </w:p>
    <w:p w14:paraId="7E766828" w14:textId="77777777" w:rsidR="00DC346E" w:rsidRPr="00DC346E" w:rsidRDefault="00DC346E" w:rsidP="00DC346E">
      <w:pPr>
        <w:pStyle w:val="EndNoteBibliography"/>
        <w:ind w:left="720" w:hanging="720"/>
      </w:pPr>
      <w:r w:rsidRPr="00DC346E">
        <w:t>Mansouri, K.; Grulke, C.M.; Judson, R.S.; Williams, A.J. OPERA models for predicting physicochemical properties and environmental fate endpoints. Journal of Cheminformatics 2018;10:10</w:t>
      </w:r>
    </w:p>
    <w:p w14:paraId="117FE0AB" w14:textId="77777777" w:rsidR="00DC346E" w:rsidRPr="00DC346E" w:rsidRDefault="00DC346E" w:rsidP="00DC346E">
      <w:pPr>
        <w:pStyle w:val="EndNoteBibliography"/>
        <w:ind w:left="720" w:hanging="720"/>
      </w:pPr>
      <w:r w:rsidRPr="00DC346E">
        <w:t>Musther, H.; Olivares-Morales, A.; Hatley, O.J.; Liu, B.; Hodjegan, A.R. Animal versus human oral drug bioavailability: do they correlate? European Journal of Pharmaceutical Sciences 2014;57:280-291</w:t>
      </w:r>
    </w:p>
    <w:p w14:paraId="37688AEF" w14:textId="77777777" w:rsidR="00DC346E" w:rsidRPr="00DC346E" w:rsidRDefault="00DC346E" w:rsidP="00DC346E">
      <w:pPr>
        <w:pStyle w:val="EndNoteBibliography"/>
        <w:ind w:left="720" w:hanging="720"/>
      </w:pPr>
      <w:r w:rsidRPr="00DC346E">
        <w:t>National Academies of Sciences, E., and Medicine,. Using 21st Century Science to Improve Risk-Related Evaluations ed^eds. Washington, DC: The National Academies Press; 2017</w:t>
      </w:r>
    </w:p>
    <w:p w14:paraId="3B5D6A4F" w14:textId="77777777" w:rsidR="00DC346E" w:rsidRPr="00DC346E" w:rsidRDefault="00DC346E" w:rsidP="00DC346E">
      <w:pPr>
        <w:pStyle w:val="EndNoteBibliography"/>
        <w:ind w:left="720" w:hanging="720"/>
      </w:pPr>
      <w:r w:rsidRPr="00DC346E">
        <w:t>National Research Council. Risk Assessment in the Federal Government: Managing the Process. Washington (DC): National Academies Press; 1983</w:t>
      </w:r>
    </w:p>
    <w:p w14:paraId="46F34862" w14:textId="77777777" w:rsidR="00DC346E" w:rsidRPr="00DC346E" w:rsidRDefault="00DC346E" w:rsidP="00DC346E">
      <w:pPr>
        <w:pStyle w:val="EndNoteBibliography"/>
        <w:ind w:left="720" w:hanging="720"/>
      </w:pPr>
      <w:r w:rsidRPr="00DC346E">
        <w:t>O'Flaherty, E.J. Toxicants and drugs: kinetics and dynamics ed^eds: John Wiley &amp; Sons; 1981</w:t>
      </w:r>
    </w:p>
    <w:p w14:paraId="7D4FD69A" w14:textId="77777777" w:rsidR="00DC346E" w:rsidRPr="00DC346E" w:rsidRDefault="00DC346E" w:rsidP="00DC346E">
      <w:pPr>
        <w:pStyle w:val="EndNoteBibliography"/>
        <w:ind w:left="720" w:hanging="720"/>
      </w:pPr>
      <w:r w:rsidRPr="00DC346E">
        <w:t xml:space="preserve">Padilla Mercado, G.; Cook, C.; Albrecht, L.; Cary, G.; Edwards, B.; Haggard, D.; Hanley, N.; Hughes, M.F.; Jarnagin, A.; Kodavanti, T.D.; Koral-Bexell, E.; Kreutz, A.; Ngo, M.; Patullo, C.; Sayre, R.; Sharma, B.; Wall, J.; Yamazaki, H.; </w:t>
      </w:r>
      <w:r w:rsidRPr="00DC346E">
        <w:lastRenderedPageBreak/>
        <w:t>Wambaugh, J.; Ring, C. An informatics framework for toxicokinetics using the CvT database and invivoPKfit. Society of Toxicology Annual Meeting. Salt Lake City, Utah; 2024</w:t>
      </w:r>
    </w:p>
    <w:p w14:paraId="77AE944D" w14:textId="77777777" w:rsidR="00DC346E" w:rsidRPr="00DC346E" w:rsidRDefault="00DC346E" w:rsidP="00DC346E">
      <w:pPr>
        <w:pStyle w:val="EndNoteBibliography"/>
        <w:ind w:left="720" w:hanging="720"/>
      </w:pPr>
      <w:r w:rsidRPr="00DC346E">
        <w:t>Paini, A.; Cole, T.; Meinero, M.; Carpi, D.; Deceuninck, P.; Macko, P.; Palosaari, T.; Sund, J.; Worth, A.; Whelan, M. EURL ECVAM in vitro hepatocyte clearance and blood plasma  protein binding dataset for 77 chemicals. in: European Commission J.R.C.J., ed; 2020</w:t>
      </w:r>
    </w:p>
    <w:p w14:paraId="5DE150C1" w14:textId="77777777" w:rsidR="00DC346E" w:rsidRPr="00DC346E" w:rsidRDefault="00DC346E" w:rsidP="00DC346E">
      <w:pPr>
        <w:pStyle w:val="EndNoteBibliography"/>
        <w:ind w:left="720" w:hanging="720"/>
      </w:pPr>
      <w:r w:rsidRPr="00DC346E">
        <w:t>Papa, E.; Sangion, A.; Arnot, J.A.; Gramatica, P. Development of human biotransformation QSARs and application for PBT assessment refinement. Food and Chemical Toxicology 2018;112:535-543</w:t>
      </w:r>
    </w:p>
    <w:p w14:paraId="4693FFA2" w14:textId="77777777" w:rsidR="00DC346E" w:rsidRPr="00DC346E" w:rsidRDefault="00DC346E" w:rsidP="00DC346E">
      <w:pPr>
        <w:pStyle w:val="EndNoteBibliography"/>
        <w:ind w:left="720" w:hanging="720"/>
      </w:pPr>
      <w:r w:rsidRPr="00DC346E">
        <w:t>Patlewicz, G.; Richard, A.M.; Williams, A.J.; Grulke, C.M.; Sams, R.; Lambert, J.; Noyes, P.D.; DeVito, M.J.; Hines, R.N.; Strynar, M. A chemical category-based prioritization approach for selecting 75 per-and polyfluoroalkyl substances (PFAS) for tiered toxicity and toxicokinetic testing. Environmental health perspectives 2019;127:014501</w:t>
      </w:r>
    </w:p>
    <w:p w14:paraId="32C925A9" w14:textId="77777777" w:rsidR="00DC346E" w:rsidRPr="00DC346E" w:rsidRDefault="00DC346E" w:rsidP="00DC346E">
      <w:pPr>
        <w:pStyle w:val="EndNoteBibliography"/>
        <w:ind w:left="720" w:hanging="720"/>
      </w:pPr>
      <w:r w:rsidRPr="00DC346E">
        <w:t>Pearce, R.G.; Setzer, R.W.; Davis, J.L.; Wambaugh, J.F. Evaluation and calibration of high-throughput predictions of chemical distribution to tissues. Journal of Pharmacokinetics and Pharmacodynamics 2017a;44:549-565</w:t>
      </w:r>
    </w:p>
    <w:p w14:paraId="1D431C96" w14:textId="77777777" w:rsidR="00DC346E" w:rsidRPr="00DC346E" w:rsidRDefault="00DC346E" w:rsidP="00DC346E">
      <w:pPr>
        <w:pStyle w:val="EndNoteBibliography"/>
        <w:ind w:left="720" w:hanging="720"/>
      </w:pPr>
      <w:r w:rsidRPr="00DC346E">
        <w:t>Pearce, R.G.; Setzer, R.W.; Strope, C.L.; Sipes, N.S.; Wambaugh, J.F. httk: R package for high-throughput toxicokinetics. Journal of Statistical Software 2017b;79:1-26</w:t>
      </w:r>
    </w:p>
    <w:p w14:paraId="01075C64" w14:textId="77777777" w:rsidR="00DC346E" w:rsidRPr="00DC346E" w:rsidRDefault="00DC346E" w:rsidP="00DC346E">
      <w:pPr>
        <w:pStyle w:val="EndNoteBibliography"/>
        <w:ind w:left="720" w:hanging="720"/>
      </w:pPr>
      <w:r w:rsidRPr="00DC346E">
        <w:t xml:space="preserve">Peyret, T.; Poulin, P.; Krishnan, K. A unified algorithm for predicting partition coefficients for PBPK modeling of drugs and environmental chemicals. </w:t>
      </w:r>
      <w:r w:rsidRPr="00DC346E">
        <w:rPr>
          <w:i/>
        </w:rPr>
        <w:t>Toxicology and Applied Pharmacology</w:t>
      </w:r>
      <w:r w:rsidRPr="00DC346E">
        <w:t xml:space="preserve"> 2010;249:197-207</w:t>
      </w:r>
    </w:p>
    <w:p w14:paraId="7A61910E" w14:textId="77777777" w:rsidR="00DC346E" w:rsidRPr="00DC346E" w:rsidRDefault="00DC346E" w:rsidP="00DC346E">
      <w:pPr>
        <w:pStyle w:val="EndNoteBibliography"/>
        <w:ind w:left="720" w:hanging="720"/>
      </w:pPr>
      <w:r w:rsidRPr="00DC346E">
        <w:t>Pradeep, P.; Patlewicz, G.; Pearce, R.; Wambaugh, J.; Wetmore, B.; Judson, R. Using chemical structure information to develop predictive models for in vitro toxicokinetic parameters to inform high-throughput risk-assessment. Computational Toxicology 2020;16:100136</w:t>
      </w:r>
    </w:p>
    <w:p w14:paraId="5C039BF0" w14:textId="77777777" w:rsidR="00DC346E" w:rsidRPr="00DC346E" w:rsidRDefault="00DC346E" w:rsidP="00DC346E">
      <w:pPr>
        <w:pStyle w:val="EndNoteBibliography"/>
        <w:ind w:left="720" w:hanging="720"/>
      </w:pPr>
      <w:r w:rsidRPr="00DC346E">
        <w:t>Pradeep, P.; Povinelli, R.J.; White, S.; Merrill, S.J. An ensemble model of QSAR tools for regulatory risk assessment. Journal of cheminformatics 2016;8:1-9</w:t>
      </w:r>
    </w:p>
    <w:p w14:paraId="4AE7DDA0" w14:textId="77777777" w:rsidR="00DC346E" w:rsidRPr="00DC346E" w:rsidRDefault="00DC346E" w:rsidP="00DC346E">
      <w:pPr>
        <w:pStyle w:val="EndNoteBibliography"/>
        <w:ind w:left="720" w:hanging="720"/>
      </w:pPr>
      <w:r w:rsidRPr="00DC346E">
        <w:t>R Core Team. R: A Language and Environment for Statistical Computing. Vienna, Austria: R Foundation for Statistical Computing; 2021</w:t>
      </w:r>
    </w:p>
    <w:p w14:paraId="79274665" w14:textId="77777777" w:rsidR="00DC346E" w:rsidRPr="00DC346E" w:rsidRDefault="00DC346E" w:rsidP="00DC346E">
      <w:pPr>
        <w:pStyle w:val="EndNoteBibliography"/>
        <w:ind w:left="720" w:hanging="720"/>
      </w:pPr>
      <w:r w:rsidRPr="00DC346E">
        <w:t>Richard, A.M.; Judson, R.S.; Houck, K.A.; Grulke, C.M.; Volarath, P.; Thillainadarajah, I.; Yang, C.; Rathman, J.; Martin, M.T.; Wambaugh, J.F. ToxCast chemical landscape: Paving the road to 21st century toxicology. Chemical Research in Toxicology 2016;29:1225-1251</w:t>
      </w:r>
    </w:p>
    <w:p w14:paraId="0F57B99C" w14:textId="77777777" w:rsidR="00DC346E" w:rsidRPr="00DC346E" w:rsidRDefault="00DC346E" w:rsidP="00DC346E">
      <w:pPr>
        <w:pStyle w:val="EndNoteBibliography"/>
        <w:ind w:left="720" w:hanging="720"/>
      </w:pPr>
      <w:r w:rsidRPr="00DC346E">
        <w:t>Rotroff, D.M.; Wetmore, B.A.; Dix, D.J.; Ferguson, S.S.; Clewell, H.J.; Houck, K.A.; LeCluyse, E.L.; Andersen, M.E.; Judson, R.S.; Smith, C.M.; Sochaski, M.A.; Kavlock, R.J.; Boellmann, F.; Martin, M.T.; Reif, D.M.; Wambaugh, J.F.; Thomas, R.S. Incorporating human dosimetry and exposure into high-throughput in vitro toxicity screening. Toxicological Sciences 2010;117:348-358</w:t>
      </w:r>
    </w:p>
    <w:p w14:paraId="0FA2AC98" w14:textId="77777777" w:rsidR="00DC346E" w:rsidRPr="00DC346E" w:rsidRDefault="00DC346E" w:rsidP="00DC346E">
      <w:pPr>
        <w:pStyle w:val="EndNoteBibliography"/>
        <w:ind w:left="720" w:hanging="720"/>
      </w:pPr>
      <w:r w:rsidRPr="00DC346E">
        <w:t>Rydberg, P.; Gloriam, D.E.; Zaretzki, J.; Breneman, C.; Olsen, L. SMARTCyp: A 2D Method for Prediction of Cytochrome P450-Mediated Drug Metabolism. ACS Medicinal Chemistry Letters 2010;1:96-100</w:t>
      </w:r>
    </w:p>
    <w:p w14:paraId="6E1B4500" w14:textId="77777777" w:rsidR="00DC346E" w:rsidRPr="00DC346E" w:rsidRDefault="00DC346E" w:rsidP="00DC346E">
      <w:pPr>
        <w:pStyle w:val="EndNoteBibliography"/>
        <w:ind w:left="720" w:hanging="720"/>
      </w:pPr>
      <w:r w:rsidRPr="00DC346E">
        <w:t>Sayre, R.R.; Wambaugh, J.F.; Grulke, C.M. Database of pharmacokinetic time-series data and parameters for 144 environmental chemicals. Scientific Data 2020;</w:t>
      </w:r>
    </w:p>
    <w:p w14:paraId="7803400E" w14:textId="77777777" w:rsidR="00DC346E" w:rsidRPr="00DC346E" w:rsidRDefault="00DC346E" w:rsidP="00DC346E">
      <w:pPr>
        <w:pStyle w:val="EndNoteBibliography"/>
        <w:ind w:left="720" w:hanging="720"/>
      </w:pPr>
      <w:r w:rsidRPr="00DC346E">
        <w:t>Schmidt, C.W. TSCA 2.0: A new era in chemical risk management. National Institute of Environmental Health Sciences; 2016</w:t>
      </w:r>
    </w:p>
    <w:p w14:paraId="0B5F9CEE" w14:textId="77777777" w:rsidR="00DC346E" w:rsidRPr="00DC346E" w:rsidRDefault="00DC346E" w:rsidP="00DC346E">
      <w:pPr>
        <w:pStyle w:val="EndNoteBibliography"/>
        <w:ind w:left="720" w:hanging="720"/>
      </w:pPr>
      <w:r w:rsidRPr="00DC346E">
        <w:t>Schmitt, W. General approach for the calculation of tissue to plasma partition coefficients. Toxicology in Vitro 2008;22:457-467</w:t>
      </w:r>
    </w:p>
    <w:p w14:paraId="4657B318" w14:textId="77777777" w:rsidR="00DC346E" w:rsidRPr="00DC346E" w:rsidRDefault="00DC346E" w:rsidP="00DC346E">
      <w:pPr>
        <w:pStyle w:val="EndNoteBibliography"/>
        <w:ind w:left="720" w:hanging="720"/>
      </w:pPr>
      <w:r w:rsidRPr="00DC346E">
        <w:t>Shibata, Y.; Takahashi, H.; Chiba, M.; Ishii, Y. Prediction of hepatic clearance and availability by cryopreserved human hepatocytes: an application of serum incubation method. Drug Metabolism and Disposition 2002;30:892-896</w:t>
      </w:r>
    </w:p>
    <w:p w14:paraId="3B95EF71" w14:textId="77777777" w:rsidR="00DC346E" w:rsidRPr="00DC346E" w:rsidRDefault="00DC346E" w:rsidP="00DC346E">
      <w:pPr>
        <w:pStyle w:val="EndNoteBibliography"/>
        <w:ind w:left="720" w:hanging="720"/>
      </w:pPr>
      <w:r w:rsidRPr="00DC346E">
        <w:t>Sipes, N.S.; Wambaugh, J.F.; Pearce, R.; Auerbach, S.S.; Wetmore, B.A.; Hsieh, J.-H.; Shapiro, A.J.; Svoboda, D.; DeVito, M.J.; Ferguson, S.S. An Intuitive Approach for Predicting Potential Human Health Risk with the Tox21 10k Library. Environmental Science &amp; Technology 2017;51:10786-10796</w:t>
      </w:r>
    </w:p>
    <w:p w14:paraId="27649156" w14:textId="77777777" w:rsidR="00DC346E" w:rsidRPr="00DC346E" w:rsidRDefault="00DC346E" w:rsidP="00DC346E">
      <w:pPr>
        <w:pStyle w:val="EndNoteBibliography"/>
        <w:ind w:left="720" w:hanging="720"/>
      </w:pPr>
      <w:r w:rsidRPr="00DC346E">
        <w:t>Sobus, J.R.; Tan, Y.-M.; Pleil, J.D.; Sheldon, L.S. A biomonitoring framework to support exposure and r</w:t>
      </w:r>
      <w:r w:rsidRPr="00DC346E">
        <w:lastRenderedPageBreak/>
        <w:t>isk assessments. Science of the Total Environment 2011;409:4875-4884</w:t>
      </w:r>
    </w:p>
    <w:p w14:paraId="653C1BEA" w14:textId="77777777" w:rsidR="00DC346E" w:rsidRPr="00DC346E" w:rsidRDefault="00DC346E" w:rsidP="00DC346E">
      <w:pPr>
        <w:pStyle w:val="EndNoteBibliography"/>
        <w:ind w:left="720" w:hanging="720"/>
      </w:pPr>
      <w:r w:rsidRPr="00DC346E">
        <w:t>Tice, R.R.; Austin, C.P.; Kavlock, R.J.; Bucher, J.R. Improving the human hazard characterization of chemicals: a Tox21 update. Environmental Health Perspectives 2013;121:756</w:t>
      </w:r>
    </w:p>
    <w:p w14:paraId="1ACD5BDC" w14:textId="77777777" w:rsidR="00DC346E" w:rsidRPr="00DC346E" w:rsidRDefault="00DC346E" w:rsidP="00DC346E">
      <w:pPr>
        <w:pStyle w:val="EndNoteBibliography"/>
        <w:ind w:left="720" w:hanging="720"/>
      </w:pPr>
      <w:r w:rsidRPr="00DC346E">
        <w:t>Tonnelier, A.; Coecke, S.; Zaldívar, J.-M. Screening of chemicals for human bioaccumulative potential with a physiologically based toxicokinetic model. Archives of Toxicology 2012;86:393-403</w:t>
      </w:r>
    </w:p>
    <w:p w14:paraId="120F2382" w14:textId="77777777" w:rsidR="00DC346E" w:rsidRPr="00DC346E" w:rsidRDefault="00DC346E" w:rsidP="00DC346E">
      <w:pPr>
        <w:pStyle w:val="EndNoteBibliography"/>
        <w:ind w:left="720" w:hanging="720"/>
      </w:pPr>
      <w:r w:rsidRPr="00DC346E">
        <w:t>U.S. Centers for Disease Control and Prevention. National Health and Nutrition Examination Survey. 2012</w:t>
      </w:r>
    </w:p>
    <w:p w14:paraId="38205121" w14:textId="77777777" w:rsidR="00DC346E" w:rsidRPr="00DC346E" w:rsidRDefault="00DC346E" w:rsidP="00DC346E">
      <w:pPr>
        <w:pStyle w:val="EndNoteBibliography"/>
        <w:ind w:left="720" w:hanging="720"/>
      </w:pPr>
      <w:r w:rsidRPr="00DC346E">
        <w:t>U.S. Environmental Protection Agency. U.S. EPA. A Proof-of-Concept Case Study Integrating Publicly Available Information to Screen Candidates for Chemical Prioritization under TSCA. Washington, DC; 2021</w:t>
      </w:r>
    </w:p>
    <w:p w14:paraId="325491A9" w14:textId="77777777" w:rsidR="00DC346E" w:rsidRPr="00DC346E" w:rsidRDefault="00DC346E" w:rsidP="00DC346E">
      <w:pPr>
        <w:pStyle w:val="EndNoteBibliography"/>
        <w:ind w:left="720" w:hanging="720"/>
      </w:pPr>
      <w:r w:rsidRPr="00DC346E">
        <w:t>Wambaugh, J.F.; Hughes, M.F.; Ring, C.L.; MacMillan, D.K.; Ford, J.; Fennell, T.R.; Black, S.R.; Snyder, R.W.; Sipes, N.S.; Wetmore, B.A.; Westerhout, J.; Setzer, R.W.; Pearce, R.G.; Simmons, J.E.; Thomas, R.S. Evaluating in vitro-in vivo extrapolation of toxicokinetics. Toxicological Sciences 2018;163:152-169</w:t>
      </w:r>
    </w:p>
    <w:p w14:paraId="42A54909" w14:textId="77777777" w:rsidR="00DC346E" w:rsidRPr="00DC346E" w:rsidRDefault="00DC346E" w:rsidP="00DC346E">
      <w:pPr>
        <w:pStyle w:val="EndNoteBibliography"/>
        <w:ind w:left="720" w:hanging="720"/>
      </w:pPr>
      <w:r w:rsidRPr="00DC346E">
        <w:t>Wambaugh, J.F.; Rager, J.E. Exposure forecasting–ExpoCast–for data-poor chemicals in commerce and the environment. Journal of exposure science &amp; environmental epidemiology 2022;32:783-793</w:t>
      </w:r>
    </w:p>
    <w:p w14:paraId="587AF34C" w14:textId="77777777" w:rsidR="00DC346E" w:rsidRPr="00DC346E" w:rsidRDefault="00DC346E" w:rsidP="00DC346E">
      <w:pPr>
        <w:pStyle w:val="EndNoteBibliography"/>
        <w:ind w:left="720" w:hanging="720"/>
      </w:pPr>
      <w:r w:rsidRPr="00DC346E">
        <w:t>Wambaugh, J.F.; Wetmore, B.A.; Ring, C.L.; Nicolas, C.I.; Pearce, R.; Honda, G.; Dinallo, R.; Angus, D.; Gilbert, J.; Sierra, T.; Badrinarayanan, A.; Snodgrass, B.; Brockman, A.; Strock, C.; Setzer, W.; Thomas, R.S. Assessing Toxicokinetic Uncertainty and Variability in Risk Prioritization. Toxicological Sciences 2019;172:235-251</w:t>
      </w:r>
    </w:p>
    <w:p w14:paraId="4D3D29F5" w14:textId="77777777" w:rsidR="00DC346E" w:rsidRPr="00DC346E" w:rsidRDefault="00DC346E" w:rsidP="00DC346E">
      <w:pPr>
        <w:pStyle w:val="EndNoteBibliography"/>
        <w:ind w:left="720" w:hanging="720"/>
        <w:rPr>
          <w:sz w:val="20"/>
        </w:rPr>
      </w:pPr>
      <w:r w:rsidRPr="00DC346E">
        <w:t>Wang, A.; Gerona, R.R.; Schwartz, J.M.; Lin, T.; Sirota, M.; Morello-Frosch, R.; Woodruff, T.J. A suspect screening method for characterizing multiple chemical exposures among a demographically diverse population of pregnant women in San Francisco. Environmental Health Perspectives</w:t>
      </w:r>
    </w:p>
    <w:p w14:paraId="3C17C2C9" w14:textId="77777777" w:rsidR="00DC346E" w:rsidRPr="00DC346E" w:rsidRDefault="00DC346E" w:rsidP="00DC346E">
      <w:pPr>
        <w:pStyle w:val="EndNoteBibliography"/>
        <w:ind w:left="720" w:hanging="720"/>
      </w:pPr>
      <w:r w:rsidRPr="00DC346E">
        <w:t xml:space="preserve"> 2018;126:077009</w:t>
      </w:r>
    </w:p>
    <w:p w14:paraId="358ACE13" w14:textId="77777777" w:rsidR="00DC346E" w:rsidRPr="00DC346E" w:rsidRDefault="00DC346E" w:rsidP="00DC346E">
      <w:pPr>
        <w:pStyle w:val="EndNoteBibliography"/>
        <w:ind w:left="720" w:hanging="720"/>
      </w:pPr>
      <w:r w:rsidRPr="00DC346E">
        <w:t>Wang, Y.-H. Confidence Assessment of the Simcyp Time-Based Approach and a Static Mathematical Model in Predicting Clinical Drug-Drug Interactions for Mechanism-Based CYP3A Inhibitors. Drug Metabolism and Disposition 2010;38:1094-1104</w:t>
      </w:r>
    </w:p>
    <w:p w14:paraId="62DACACA" w14:textId="77777777" w:rsidR="00DC346E" w:rsidRPr="00DC346E" w:rsidRDefault="00DC346E" w:rsidP="00DC346E">
      <w:pPr>
        <w:pStyle w:val="EndNoteBibliography"/>
        <w:ind w:left="720" w:hanging="720"/>
      </w:pPr>
      <w:r w:rsidRPr="00DC346E">
        <w:t>Warnes, G.R.; Bolker, B.; Bonebakker, L.; Gentleman, R.; Huber, W.; Liaw, A.; Lumley, T.; Maechler, M.; Magnusson, A.; Moeller, S.; Schwartz, M.V., Bill. gplots: various R programming tools for plotting data. R package version 3.1.3.1. Computer software; 2024</w:t>
      </w:r>
    </w:p>
    <w:p w14:paraId="565F006A" w14:textId="77777777" w:rsidR="00DC346E" w:rsidRPr="00DC346E" w:rsidRDefault="00DC346E" w:rsidP="00DC346E">
      <w:pPr>
        <w:pStyle w:val="EndNoteBibliography"/>
        <w:ind w:left="720" w:hanging="720"/>
      </w:pPr>
      <w:r w:rsidRPr="00DC346E">
        <w:t>Waters, N.J.; Jones, R.; Williams, G.; Sohal, B. Validation of a rapid equilibrium dialysis approach for the measurement of plasma protein binding. Journal of Pharmaceutical Sciences 2008;97:4586-4595</w:t>
      </w:r>
    </w:p>
    <w:p w14:paraId="2F596DDB" w14:textId="77777777" w:rsidR="00DC346E" w:rsidRPr="00DC346E" w:rsidRDefault="00DC346E" w:rsidP="00DC346E">
      <w:pPr>
        <w:pStyle w:val="EndNoteBibliography"/>
        <w:ind w:left="720" w:hanging="720"/>
      </w:pPr>
      <w:r w:rsidRPr="00DC346E">
        <w:t>Weininger, D. SMILES, a chemical language and information system. 1. Introduction to methodology and encoding rules. Journal of Chemical Information and Computer Sciences 1988;28:31-36</w:t>
      </w:r>
    </w:p>
    <w:p w14:paraId="3F7D1036" w14:textId="77777777" w:rsidR="00DC346E" w:rsidRPr="00DC346E" w:rsidRDefault="00DC346E" w:rsidP="00DC346E">
      <w:pPr>
        <w:pStyle w:val="EndNoteBibliography"/>
        <w:ind w:left="720" w:hanging="720"/>
      </w:pPr>
      <w:r w:rsidRPr="00DC346E">
        <w:t>Wetmore, B.A. Quantitative in vitro-to-in vivo extrapolation in a high-throughput environment. Toxicology 2015;332:94-101</w:t>
      </w:r>
    </w:p>
    <w:p w14:paraId="57BA5C05" w14:textId="77777777" w:rsidR="00DC346E" w:rsidRPr="00DC346E" w:rsidRDefault="00DC346E" w:rsidP="00DC346E">
      <w:pPr>
        <w:pStyle w:val="EndNoteBibliography"/>
        <w:ind w:left="720" w:hanging="720"/>
      </w:pPr>
      <w:r w:rsidRPr="00DC346E">
        <w:t>Wetmore, B.A.; Wambaugh, J.F.; Allen, B.; Ferguson, S.S.; Sochaski, M.A.; Setzer, R.W.; Houck, K.A.; Strope, C.L.; Cantwell, K.; Judson, R.S.; LeCluyse, E.; Clewell, H.J.; Thomas, R.S.; Andersen, M.E. Incorporating High-Throughput Exposure Predictions With Dosimetry-Adjusted In Vitro Bioactivity to Inform Chemical Toxicity Testing. Toxicological Sciences 2015;148:121-136</w:t>
      </w:r>
    </w:p>
    <w:p w14:paraId="6DFA8BCE" w14:textId="77777777" w:rsidR="00DC346E" w:rsidRPr="00DC346E" w:rsidRDefault="00DC346E" w:rsidP="00DC346E">
      <w:pPr>
        <w:pStyle w:val="EndNoteBibliography"/>
        <w:ind w:left="720" w:hanging="720"/>
      </w:pPr>
      <w:r w:rsidRPr="00DC346E">
        <w:t>Wetmore, B.A.; Wambaugh, J.F.; Ferguson, S.S.; Li, L.; Clewell, H.J., 3rd; Judson, R.S.; Freeman, K.; Bao, W.; Sochaski, M.A.; Chu, T.M.; Black, M.B.; Healy, E.; Allen, B.; Andersen, M.E.; Wolfinger, R.D.; Thomas, R.S. Relative impact of incorporating pharmacokinetics on predicting in vivo hazard and mode of action from high-throughput in vitro toxicity assays. Toxicological Sciences 2013;132:327-346</w:t>
      </w:r>
    </w:p>
    <w:p w14:paraId="4465D328" w14:textId="77777777" w:rsidR="00DC346E" w:rsidRPr="00DC346E" w:rsidRDefault="00DC346E" w:rsidP="00DC346E">
      <w:pPr>
        <w:pStyle w:val="EndNoteBibliography"/>
        <w:ind w:left="720" w:hanging="720"/>
      </w:pPr>
      <w:r w:rsidRPr="00DC346E">
        <w:t>Wetmore, B.A.; Wambaugh, J.F.; Ferguson, S.S.; Sochaski, M.A.; Rotroff, D.M.; Freeman, K.; Clewell, H.J., 3rd; Dix, D.J.; Andersen, M.E.; Houck, K.A.; Allen, B.; Judson, R.S.; Singh, R.; Kavlock, R.J.; Richard, A.M.; Thomas, R.S. Integration of dosimetry, exposure, and high-throughput screening data in chemical toxicity assessment. Toxicological Sciences 2012;125:157-174</w:t>
      </w:r>
    </w:p>
    <w:p w14:paraId="73A1853E" w14:textId="77777777" w:rsidR="00DC346E" w:rsidRPr="00DC346E" w:rsidRDefault="00DC346E" w:rsidP="00DC346E">
      <w:pPr>
        <w:pStyle w:val="EndNoteBibliography"/>
        <w:ind w:left="720" w:hanging="720"/>
      </w:pPr>
      <w:r w:rsidRPr="00DC346E">
        <w:t>Willmott, C.J.; Matsuura, K. Advantages of the mean absolute error (MAE) over the root mean square error (RMSE) in assessing average model performance. Climate research 2005;30:79-82</w:t>
      </w:r>
    </w:p>
    <w:p w14:paraId="66023A0B" w14:textId="0AC2F0EE" w:rsidR="000376A3" w:rsidRDefault="00EF35D2" w:rsidP="00BC60D9">
      <w:pPr>
        <w:pStyle w:val="EndNoteBibliography"/>
      </w:pPr>
      <w:r w:rsidRPr="00D8100D">
        <w:rPr>
          <w:color w:val="2B579A"/>
          <w:shd w:val="clear" w:color="auto" w:fill="E6E6E6"/>
        </w:rPr>
        <w:fldChar w:fldCharType="end"/>
      </w:r>
    </w:p>
    <w:p w14:paraId="7D3D7D07" w14:textId="77777777" w:rsidR="005520A1" w:rsidRDefault="005520A1" w:rsidP="00BC60D9">
      <w:pPr>
        <w:rPr>
          <w:rFonts w:asciiTheme="majorHAnsi" w:eastAsiaTheme="majorEastAsia" w:hAnsiTheme="majorHAnsi" w:cstheme="majorBidi"/>
          <w:sz w:val="32"/>
          <w:szCs w:val="32"/>
        </w:rPr>
      </w:pPr>
      <w:r>
        <w:br w:type="page"/>
      </w:r>
    </w:p>
    <w:p w14:paraId="55ADE3AA" w14:textId="24F133C3" w:rsidR="00226A41" w:rsidRDefault="004E0FBD" w:rsidP="00BC60D9">
      <w:pPr>
        <w:pStyle w:val="Heading1"/>
      </w:pPr>
      <w:commentRangeStart w:id="90"/>
      <w:commentRangeStart w:id="91"/>
      <w:r>
        <w:lastRenderedPageBreak/>
        <w:t>Figure</w:t>
      </w:r>
      <w:r w:rsidR="00226A41">
        <w:t>s</w:t>
      </w:r>
      <w:commentRangeEnd w:id="90"/>
      <w:r w:rsidR="00996688">
        <w:rPr>
          <w:rStyle w:val="CommentReference"/>
          <w:rFonts w:asciiTheme="minorHAnsi" w:eastAsiaTheme="minorHAnsi" w:hAnsiTheme="minorHAnsi" w:cstheme="minorBidi"/>
          <w:color w:val="auto"/>
        </w:rPr>
        <w:commentReference w:id="90"/>
      </w:r>
      <w:commentRangeEnd w:id="91"/>
      <w:r w:rsidR="009D761D">
        <w:rPr>
          <w:rStyle w:val="CommentReference"/>
          <w:rFonts w:asciiTheme="minorHAnsi" w:eastAsiaTheme="minorHAnsi" w:hAnsiTheme="minorHAnsi" w:cstheme="minorBidi"/>
          <w:color w:val="auto"/>
        </w:rPr>
        <w:commentReference w:id="91"/>
      </w:r>
    </w:p>
    <w:p w14:paraId="545B7B1B" w14:textId="41F7FFC2" w:rsidR="0099600E" w:rsidRDefault="0082739D" w:rsidP="00D8100D">
      <w:pPr>
        <w:jc w:val="center"/>
      </w:pPr>
      <w:r>
        <w:rPr>
          <w:noProof/>
        </w:rPr>
        <w:drawing>
          <wp:inline distT="0" distB="0" distL="0" distR="0" wp14:anchorId="44F1C8FD" wp14:editId="621B95C2">
            <wp:extent cx="548640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6F0F720" w14:textId="03645A04" w:rsidR="00CD767F" w:rsidRDefault="0099600E" w:rsidP="00CD767F">
      <w:pPr>
        <w:pStyle w:val="Caption"/>
      </w:pPr>
      <w:bookmarkStart w:id="92" w:name="_Ref79399113"/>
      <w:bookmarkStart w:id="93" w:name="_Ref168474324"/>
      <w:r>
        <w:t xml:space="preserve">Figure </w:t>
      </w:r>
      <w:r w:rsidR="00264612">
        <w:fldChar w:fldCharType="begin"/>
      </w:r>
      <w:r w:rsidR="00264612">
        <w:instrText xml:space="preserve"> SEQ Figure \* ARABIC </w:instrText>
      </w:r>
      <w:r w:rsidR="00264612">
        <w:fldChar w:fldCharType="separate"/>
      </w:r>
      <w:r w:rsidR="00834090">
        <w:rPr>
          <w:noProof/>
        </w:rPr>
        <w:t>1</w:t>
      </w:r>
      <w:r w:rsidR="00264612">
        <w:rPr>
          <w:noProof/>
        </w:rPr>
        <w:fldChar w:fldCharType="end"/>
      </w:r>
      <w:bookmarkEnd w:id="92"/>
      <w:bookmarkEnd w:id="93"/>
      <w:r>
        <w:t>:</w:t>
      </w:r>
      <w:r w:rsidR="00CD767F">
        <w:t xml:space="preserve"> Conceptual illustration of toxicokinetic concentration vs. time (CvT) data.</w:t>
      </w:r>
    </w:p>
    <w:p w14:paraId="3CEAFF4C" w14:textId="10A4F5AE" w:rsidR="00CD767F" w:rsidRDefault="00CD767F">
      <w:pPr>
        <w:spacing w:after="160" w:line="259" w:lineRule="auto"/>
        <w:jc w:val="left"/>
      </w:pPr>
      <w:r>
        <w:br w:type="page"/>
      </w:r>
    </w:p>
    <w:p w14:paraId="29DB9C28" w14:textId="7356D84D" w:rsidR="000E03D4" w:rsidRPr="000E03D4" w:rsidRDefault="000E03D4" w:rsidP="000E03D4">
      <w:pPr>
        <w:spacing w:before="100" w:beforeAutospacing="1" w:after="100" w:afterAutospacing="1" w:line="240" w:lineRule="auto"/>
        <w:jc w:val="left"/>
        <w:rPr>
          <w:rFonts w:ascii="Times New Roman" w:eastAsia="Times New Roman" w:hAnsi="Times New Roman" w:cs="Times New Roman"/>
          <w:sz w:val="24"/>
          <w:szCs w:val="24"/>
        </w:rPr>
      </w:pPr>
      <w:r w:rsidRPr="000E03D4">
        <w:rPr>
          <w:rFonts w:ascii="Times New Roman" w:eastAsia="Times New Roman" w:hAnsi="Times New Roman" w:cs="Times New Roman"/>
          <w:noProof/>
          <w:sz w:val="24"/>
          <w:szCs w:val="24"/>
        </w:rPr>
        <w:lastRenderedPageBreak/>
        <w:drawing>
          <wp:inline distT="0" distB="0" distL="0" distR="0" wp14:anchorId="61A8F569" wp14:editId="0E83DA35">
            <wp:extent cx="5943600" cy="557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571490"/>
                    </a:xfrm>
                    <a:prstGeom prst="rect">
                      <a:avLst/>
                    </a:prstGeom>
                    <a:noFill/>
                    <a:ln>
                      <a:noFill/>
                    </a:ln>
                  </pic:spPr>
                </pic:pic>
              </a:graphicData>
            </a:graphic>
          </wp:inline>
        </w:drawing>
      </w:r>
    </w:p>
    <w:p w14:paraId="7333C633" w14:textId="14A1645B" w:rsidR="0099600E" w:rsidRDefault="0099600E" w:rsidP="00BC60D9">
      <w:pPr>
        <w:pStyle w:val="Caption"/>
      </w:pPr>
      <w:bookmarkStart w:id="94" w:name="_Ref173754941"/>
      <w:r>
        <w:t xml:space="preserve">Figure </w:t>
      </w:r>
      <w:r w:rsidR="00264612">
        <w:fldChar w:fldCharType="begin"/>
      </w:r>
      <w:r w:rsidR="00264612">
        <w:instrText xml:space="preserve"> SEQ Figure \* ARABIC </w:instrText>
      </w:r>
      <w:r w:rsidR="00264612">
        <w:fldChar w:fldCharType="separate"/>
      </w:r>
      <w:r w:rsidR="00834090">
        <w:rPr>
          <w:noProof/>
        </w:rPr>
        <w:t>2</w:t>
      </w:r>
      <w:r w:rsidR="00264612">
        <w:rPr>
          <w:noProof/>
        </w:rPr>
        <w:fldChar w:fldCharType="end"/>
      </w:r>
      <w:bookmarkEnd w:id="94"/>
      <w:r>
        <w:t>:</w:t>
      </w:r>
      <w:r w:rsidR="00CD767F">
        <w:t xml:space="preserve"> </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E162F6" w:rsidRPr="00E162F6">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Each row corresponds to one of the</w:t>
      </w:r>
      <w:r w:rsidR="0064679F">
        <w:t xml:space="preserve"> </w:t>
      </w:r>
      <w:commentRangeStart w:id="95"/>
      <w:r w:rsidR="00D46795">
        <w:t>l</w:t>
      </w:r>
      <w:r w:rsidR="00554803">
        <w:t>92</w:t>
      </w:r>
      <w:r w:rsidR="0064679F">
        <w:t xml:space="preserve"> chemicals</w:t>
      </w:r>
      <w:commentRangeEnd w:id="95"/>
      <w:r w:rsidR="00D46795">
        <w:rPr>
          <w:rStyle w:val="CommentReference"/>
        </w:rPr>
        <w:commentReference w:id="95"/>
      </w:r>
      <w:r w:rsidR="0097462D">
        <w:t xml:space="preserve">. The </w:t>
      </w:r>
      <w:r w:rsidR="00E162F6" w:rsidRPr="00E162F6">
        <w:t>in vitro</w:t>
      </w:r>
      <w:r w:rsidR="0097462D">
        <w:t xml:space="preserve"> TK measurements (“Human.Clint.InVitro” and “Human.Fup.InvItro”) and predictions for these values from the various QSPRs (</w:t>
      </w:r>
      <w:r w:rsidR="0097462D" w:rsidRPr="00D8100D">
        <w:rPr>
          <w:color w:val="2B579A"/>
          <w:shd w:val="clear" w:color="auto" w:fill="E6E6E6"/>
        </w:rPr>
        <w:fldChar w:fldCharType="begin"/>
      </w:r>
      <w:r w:rsidR="0097462D">
        <w:instrText xml:space="preserve"> REF _Ref79323992 \h  \* MERGEFORMAT </w:instrText>
      </w:r>
      <w:r w:rsidR="0097462D" w:rsidRPr="00D8100D">
        <w:rPr>
          <w:color w:val="2B579A"/>
          <w:shd w:val="clear" w:color="auto" w:fill="E6E6E6"/>
        </w:rPr>
      </w:r>
      <w:r w:rsidR="0097462D" w:rsidRPr="00D8100D">
        <w:rPr>
          <w:color w:val="2B579A"/>
          <w:shd w:val="clear" w:color="auto" w:fill="E6E6E6"/>
        </w:rPr>
        <w:fldChar w:fldCharType="separate"/>
      </w:r>
      <w:r w:rsidR="00834090">
        <w:t xml:space="preserve">Table </w:t>
      </w:r>
      <w:r w:rsidR="00834090">
        <w:rPr>
          <w:noProof/>
        </w:rPr>
        <w:t>2</w:t>
      </w:r>
      <w:r w:rsidR="0097462D" w:rsidRPr="00D8100D">
        <w:rPr>
          <w:color w:val="2B579A"/>
          <w:shd w:val="clear" w:color="auto" w:fill="E6E6E6"/>
        </w:rPr>
        <w:fldChar w:fldCharType="end"/>
      </w:r>
      <w:r w:rsidR="0097462D">
        <w:t>) are indicated by name.</w:t>
      </w:r>
      <w:r w:rsidR="00FF4817">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BC60D9">
      <w:r>
        <w:br w:type="page"/>
      </w:r>
    </w:p>
    <w:p w14:paraId="66F1F768" w14:textId="77777777" w:rsidR="0099600E" w:rsidRDefault="0099600E" w:rsidP="00BC60D9"/>
    <w:p w14:paraId="265A8935" w14:textId="77777777" w:rsidR="0099600E" w:rsidRPr="0099600E" w:rsidRDefault="0099600E" w:rsidP="00BC60D9"/>
    <w:p w14:paraId="2E1331E5" w14:textId="282932EB" w:rsidR="0073029A" w:rsidRPr="0073029A" w:rsidRDefault="0073029A" w:rsidP="0073029A">
      <w:pPr>
        <w:spacing w:before="100" w:beforeAutospacing="1" w:after="100" w:afterAutospacing="1" w:line="240" w:lineRule="auto"/>
        <w:jc w:val="left"/>
        <w:rPr>
          <w:rFonts w:ascii="Times New Roman" w:eastAsia="Times New Roman" w:hAnsi="Times New Roman" w:cs="Times New Roman"/>
          <w:sz w:val="24"/>
          <w:szCs w:val="24"/>
        </w:rPr>
      </w:pPr>
      <w:r w:rsidRPr="0073029A">
        <w:rPr>
          <w:rFonts w:ascii="Times New Roman" w:eastAsia="Times New Roman" w:hAnsi="Times New Roman" w:cs="Times New Roman"/>
          <w:noProof/>
          <w:sz w:val="24"/>
          <w:szCs w:val="24"/>
        </w:rPr>
        <w:drawing>
          <wp:inline distT="0" distB="0" distL="0" distR="0" wp14:anchorId="5B21785B" wp14:editId="044F0D5C">
            <wp:extent cx="5943600" cy="3964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0D660E0C" w14:textId="59D6A538" w:rsidR="000D576E" w:rsidRDefault="00010F9B" w:rsidP="00BC60D9">
      <w:pPr>
        <w:pStyle w:val="Caption"/>
      </w:pPr>
      <w:bookmarkStart w:id="96" w:name="_Ref79402600"/>
      <w:r>
        <w:t xml:space="preserve">Figure </w:t>
      </w:r>
      <w:r w:rsidR="00264612">
        <w:fldChar w:fldCharType="begin"/>
      </w:r>
      <w:r w:rsidR="00264612">
        <w:instrText xml:space="preserve"> SEQ Figure \* ARABIC </w:instrText>
      </w:r>
      <w:r w:rsidR="00264612">
        <w:fldChar w:fldCharType="separate"/>
      </w:r>
      <w:r w:rsidR="00834090">
        <w:rPr>
          <w:noProof/>
        </w:rPr>
        <w:t>3</w:t>
      </w:r>
      <w:r w:rsidR="00264612">
        <w:rPr>
          <w:noProof/>
        </w:rPr>
        <w:fldChar w:fldCharType="end"/>
      </w:r>
      <w:bookmarkEnd w:id="96"/>
      <w:r>
        <w:t xml:space="preserve">: Evaluation of Predictions for Intrinsic </w:t>
      </w:r>
      <w:r w:rsidRPr="001E2AC4">
        <w:t>Hepatic Clearance (Cl</w:t>
      </w:r>
      <w:r w:rsidRPr="001E2AC4">
        <w:rPr>
          <w:vertAlign w:val="subscript"/>
        </w:rPr>
        <w:t>int</w:t>
      </w:r>
      <w:r w:rsidR="00582F49" w:rsidRPr="001E2AC4">
        <w:t>). Z</w:t>
      </w:r>
      <w:r w:rsidR="00D2159D" w:rsidRPr="001E2AC4">
        <w:t>ero values were plotted at 10</w:t>
      </w:r>
      <w:r w:rsidR="00D2159D" w:rsidRPr="001E2AC4">
        <w:rPr>
          <w:vertAlign w:val="superscript"/>
        </w:rPr>
        <w:t>-</w:t>
      </w:r>
      <w:r w:rsidR="00A61E39" w:rsidRPr="001E2AC4">
        <w:rPr>
          <w:vertAlign w:val="superscript"/>
        </w:rPr>
        <w:t>1</w:t>
      </w:r>
      <w:r w:rsidR="00D2159D" w:rsidRPr="001E2AC4">
        <w:t xml:space="preserve">, the solid line indicates identity (1:1) while the dashed lines indicate </w:t>
      </w:r>
      <w:r w:rsidR="00582F49">
        <w:t>3.2</w:t>
      </w:r>
      <w:r w:rsidR="00D2159D" w:rsidRPr="001E2AC4">
        <w:t xml:space="preserve">-fold difference. </w:t>
      </w:r>
    </w:p>
    <w:p w14:paraId="223FE1AB" w14:textId="429F398B" w:rsidR="00010F9B" w:rsidRDefault="000D576E" w:rsidP="00BC60D9">
      <w:r>
        <w:br w:type="page"/>
      </w:r>
    </w:p>
    <w:p w14:paraId="3F620AA0" w14:textId="77777777" w:rsidR="00010F9B" w:rsidRDefault="00010F9B" w:rsidP="00BC60D9">
      <w:pPr>
        <w:pStyle w:val="Caption"/>
      </w:pPr>
    </w:p>
    <w:p w14:paraId="7C394802" w14:textId="658B4D77" w:rsidR="0073029A" w:rsidRPr="0073029A" w:rsidRDefault="0073029A" w:rsidP="0073029A">
      <w:pPr>
        <w:spacing w:before="100" w:beforeAutospacing="1" w:after="100" w:afterAutospacing="1" w:line="240" w:lineRule="auto"/>
        <w:jc w:val="left"/>
        <w:rPr>
          <w:rFonts w:ascii="Times New Roman" w:eastAsia="Times New Roman" w:hAnsi="Times New Roman" w:cs="Times New Roman"/>
          <w:sz w:val="24"/>
          <w:szCs w:val="24"/>
        </w:rPr>
      </w:pPr>
      <w:r w:rsidRPr="0073029A">
        <w:rPr>
          <w:rFonts w:ascii="Times New Roman" w:eastAsia="Times New Roman" w:hAnsi="Times New Roman" w:cs="Times New Roman"/>
          <w:noProof/>
          <w:sz w:val="24"/>
          <w:szCs w:val="24"/>
        </w:rPr>
        <w:drawing>
          <wp:inline distT="0" distB="0" distL="0" distR="0" wp14:anchorId="2E5489DA" wp14:editId="1A8BE7F9">
            <wp:extent cx="5943600" cy="3964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4DF04205" w14:textId="27B4FA2D" w:rsidR="00010F9B" w:rsidRDefault="00010F9B" w:rsidP="00BC60D9">
      <w:pPr>
        <w:pStyle w:val="Caption"/>
      </w:pPr>
      <w:bookmarkStart w:id="97" w:name="_Ref79402605"/>
      <w:r>
        <w:t xml:space="preserve">Figure </w:t>
      </w:r>
      <w:r w:rsidR="00264612">
        <w:fldChar w:fldCharType="begin"/>
      </w:r>
      <w:r w:rsidR="00264612">
        <w:instrText xml:space="preserve"> SEQ Figure \* ARABIC </w:instrText>
      </w:r>
      <w:r w:rsidR="00264612">
        <w:fldChar w:fldCharType="separate"/>
      </w:r>
      <w:r w:rsidR="00834090">
        <w:rPr>
          <w:noProof/>
        </w:rPr>
        <w:t>4</w:t>
      </w:r>
      <w:r w:rsidR="00264612">
        <w:rPr>
          <w:noProof/>
        </w:rPr>
        <w:fldChar w:fldCharType="end"/>
      </w:r>
      <w:bookmarkEnd w:id="97"/>
      <w:r>
        <w:t xml:space="preserve">: Evaluation of Predictions for </w:t>
      </w:r>
      <w:r w:rsidR="00EF73D4">
        <w:t>Fraction Unbound in Plasma</w:t>
      </w:r>
      <w:r>
        <w:t xml:space="preserve"> (</w:t>
      </w:r>
      <w:r w:rsidR="00A770BF" w:rsidRPr="00894D0E">
        <w:t>f</w:t>
      </w:r>
      <w:r w:rsidR="00A770BF" w:rsidRPr="00894D0E">
        <w:rPr>
          <w:vertAlign w:val="subscript"/>
        </w:rPr>
        <w:t>up</w:t>
      </w:r>
      <w:r w:rsidRPr="00894D0E">
        <w:t>)</w:t>
      </w:r>
      <w:r w:rsidR="007C3584" w:rsidRPr="00894D0E">
        <w:t xml:space="preserve">. </w:t>
      </w:r>
      <w:r w:rsidR="00894D0E" w:rsidRPr="00894D0E">
        <w:t>Z</w:t>
      </w:r>
      <w:r w:rsidR="007C3584" w:rsidRPr="001E2AC4">
        <w:t>ero values were plotted at 10</w:t>
      </w:r>
      <w:r w:rsidR="007C3584" w:rsidRPr="001E2AC4">
        <w:rPr>
          <w:vertAlign w:val="superscript"/>
        </w:rPr>
        <w:t>-4</w:t>
      </w:r>
      <w:r w:rsidR="00D2159D" w:rsidRPr="001E2AC4">
        <w:t xml:space="preserve">, </w:t>
      </w:r>
      <w:r w:rsidR="00D2159D" w:rsidRPr="00894D0E">
        <w:t>the solid line indicates identity (1:1) while the dashed lines indicate</w:t>
      </w:r>
      <w:r w:rsidR="00894D0E">
        <w:t xml:space="preserve"> 3.2</w:t>
      </w:r>
      <w:r w:rsidR="00D2159D" w:rsidRPr="00894D0E">
        <w:t xml:space="preserve">-fold </w:t>
      </w:r>
      <w:r w:rsidR="004F67DD" w:rsidRPr="00894D0E">
        <w:t>difference.</w:t>
      </w:r>
    </w:p>
    <w:p w14:paraId="6E87F913" w14:textId="64F7CAC8" w:rsidR="0099600E" w:rsidRDefault="0099600E" w:rsidP="00BC60D9">
      <w:r>
        <w:br w:type="page"/>
      </w:r>
    </w:p>
    <w:p w14:paraId="112B4462" w14:textId="5D11C384" w:rsidR="0099600E" w:rsidRDefault="0099600E" w:rsidP="00BC60D9">
      <w:pPr>
        <w:rPr>
          <w:noProof/>
        </w:rPr>
      </w:pPr>
      <w:r w:rsidRPr="0099600E">
        <w:rPr>
          <w:noProof/>
        </w:rPr>
        <w:lastRenderedPageBreak/>
        <w:t xml:space="preserve"> </w:t>
      </w:r>
    </w:p>
    <w:p w14:paraId="3A7D97E3" w14:textId="45760F4D" w:rsidR="0099600E" w:rsidRDefault="0099600E" w:rsidP="00BC60D9"/>
    <w:p w14:paraId="431B470B" w14:textId="5FF53452" w:rsidR="00686BBD" w:rsidRPr="00686BBD" w:rsidRDefault="00686BBD" w:rsidP="00686BBD">
      <w:pPr>
        <w:spacing w:before="100" w:beforeAutospacing="1" w:after="100" w:afterAutospacing="1" w:line="240" w:lineRule="auto"/>
        <w:jc w:val="center"/>
        <w:rPr>
          <w:rFonts w:ascii="Times New Roman" w:eastAsia="Times New Roman" w:hAnsi="Times New Roman" w:cs="Times New Roman"/>
          <w:sz w:val="24"/>
          <w:szCs w:val="24"/>
        </w:rPr>
      </w:pPr>
      <w:bookmarkStart w:id="98" w:name="_Ref79402802"/>
      <w:r w:rsidRPr="00686BBD">
        <w:rPr>
          <w:rFonts w:ascii="Times New Roman" w:eastAsia="Times New Roman" w:hAnsi="Times New Roman" w:cs="Times New Roman"/>
          <w:noProof/>
          <w:sz w:val="24"/>
          <w:szCs w:val="24"/>
        </w:rPr>
        <w:drawing>
          <wp:inline distT="0" distB="0" distL="0" distR="0" wp14:anchorId="32C4CDE3" wp14:editId="25B798D2">
            <wp:extent cx="4572000" cy="4572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E47FD39" w14:textId="4004270E" w:rsidR="0099600E" w:rsidRDefault="0099600E" w:rsidP="00BC60D9">
      <w:pPr>
        <w:pStyle w:val="Caption"/>
      </w:pPr>
      <w:bookmarkStart w:id="99" w:name="_Ref167358395"/>
      <w:r>
        <w:t xml:space="preserve">Figure </w:t>
      </w:r>
      <w:r w:rsidR="00264612">
        <w:fldChar w:fldCharType="begin"/>
      </w:r>
      <w:r w:rsidR="00264612">
        <w:instrText xml:space="preserve"> SEQ Figure \* ARABIC </w:instrText>
      </w:r>
      <w:r w:rsidR="00264612">
        <w:fldChar w:fldCharType="separate"/>
      </w:r>
      <w:r w:rsidR="00834090">
        <w:rPr>
          <w:noProof/>
        </w:rPr>
        <w:t>5</w:t>
      </w:r>
      <w:r w:rsidR="00264612">
        <w:rPr>
          <w:noProof/>
        </w:rPr>
        <w:fldChar w:fldCharType="end"/>
      </w:r>
      <w:bookmarkEnd w:id="98"/>
      <w:bookmarkEnd w:id="99"/>
      <w:r>
        <w:t xml:space="preserve">: </w:t>
      </w:r>
      <w:r w:rsidR="00DF4D38">
        <w:t xml:space="preserve">Comparison of </w:t>
      </w:r>
      <w:r w:rsidR="00E162F6" w:rsidRPr="00E162F6">
        <w:t>in vivo</w:t>
      </w:r>
      <w:r w:rsidR="00DF4D38">
        <w:t xml:space="preserve"> measured chemical concentration vs. time (CvT) data </w:t>
      </w:r>
      <w:r w:rsidR="00EF35D2" w:rsidRPr="00D8100D">
        <w:rPr>
          <w:color w:val="2B579A"/>
          <w:shd w:val="clear" w:color="auto" w:fill="E6E6E6"/>
        </w:rPr>
        <w:fldChar w:fldCharType="begin"/>
      </w:r>
      <w:r w:rsidR="009870A7">
        <w:rPr>
          <w:color w:val="2B579A"/>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rsidRPr="00D8100D">
        <w:rPr>
          <w:color w:val="2B579A"/>
          <w:shd w:val="clear" w:color="auto" w:fill="E6E6E6"/>
        </w:rPr>
        <w:fldChar w:fldCharType="separate"/>
      </w:r>
      <w:r w:rsidR="009870A7">
        <w:rPr>
          <w:noProof/>
          <w:color w:val="2B579A"/>
          <w:shd w:val="clear" w:color="auto" w:fill="E6E6E6"/>
        </w:rPr>
        <w:t>(Sayre et al. 2020)</w:t>
      </w:r>
      <w:r w:rsidR="00EF35D2" w:rsidRPr="00D8100D">
        <w:rPr>
          <w:color w:val="2B579A"/>
          <w:shd w:val="clear" w:color="auto" w:fill="E6E6E6"/>
        </w:rPr>
        <w:fldChar w:fldCharType="end"/>
      </w:r>
      <w:r w:rsidR="00DF4D38">
        <w:t xml:space="preserve"> vs. predictions for empirical models fit to the data</w:t>
      </w:r>
      <w:r>
        <w:t xml:space="preserve"> (“</w:t>
      </w:r>
      <w:r w:rsidR="00E162F6" w:rsidRPr="00E162F6">
        <w:t>In vivo</w:t>
      </w:r>
      <w:r w:rsidR="0045162B">
        <w:t xml:space="preserve"> Fits</w:t>
      </w:r>
      <w:r>
        <w:t xml:space="preserve">”), and </w:t>
      </w:r>
      <w:r w:rsidR="00DF4D38">
        <w:t>predictions for a</w:t>
      </w:r>
      <w:r>
        <w:t xml:space="preserve"> PB</w:t>
      </w:r>
      <w:r w:rsidR="00DF4D38">
        <w:t>T</w:t>
      </w:r>
      <w:r>
        <w:t xml:space="preserve">K model (“HTTK”) parameterized with chemical specific values either measured </w:t>
      </w:r>
      <w:r w:rsidR="00E162F6" w:rsidRPr="00E162F6">
        <w:t>in vitro</w:t>
      </w:r>
      <w:r>
        <w:t xml:space="preserve"> (“HTTK-InVitro”)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BC60D9">
      <w:pPr>
        <w:rPr>
          <w:color w:val="44546A" w:themeColor="text2"/>
          <w:sz w:val="18"/>
          <w:szCs w:val="18"/>
        </w:rPr>
      </w:pPr>
      <w:r>
        <w:br w:type="page"/>
      </w:r>
    </w:p>
    <w:p w14:paraId="127662E4" w14:textId="3E3DBDD4" w:rsidR="00762025" w:rsidRPr="00762025" w:rsidRDefault="00762025" w:rsidP="00762025">
      <w:pPr>
        <w:spacing w:before="100" w:beforeAutospacing="1" w:after="100" w:afterAutospacing="1" w:line="240" w:lineRule="auto"/>
        <w:jc w:val="left"/>
        <w:rPr>
          <w:rFonts w:ascii="Times New Roman" w:eastAsia="Times New Roman" w:hAnsi="Times New Roman" w:cs="Times New Roman"/>
          <w:sz w:val="24"/>
          <w:szCs w:val="24"/>
        </w:rPr>
      </w:pPr>
      <w:r w:rsidRPr="00762025">
        <w:rPr>
          <w:rFonts w:ascii="Times New Roman" w:eastAsia="Times New Roman" w:hAnsi="Times New Roman" w:cs="Times New Roman"/>
          <w:noProof/>
          <w:sz w:val="24"/>
          <w:szCs w:val="24"/>
        </w:rPr>
        <w:lastRenderedPageBreak/>
        <w:drawing>
          <wp:inline distT="0" distB="0" distL="0" distR="0" wp14:anchorId="1B93DC47" wp14:editId="2EDBB865">
            <wp:extent cx="5716905" cy="7617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6905" cy="7617460"/>
                    </a:xfrm>
                    <a:prstGeom prst="rect">
                      <a:avLst/>
                    </a:prstGeom>
                    <a:noFill/>
                    <a:ln>
                      <a:noFill/>
                    </a:ln>
                  </pic:spPr>
                </pic:pic>
              </a:graphicData>
            </a:graphic>
          </wp:inline>
        </w:drawing>
      </w:r>
    </w:p>
    <w:p w14:paraId="4A661D72" w14:textId="61EAD4BA" w:rsidR="00055F79" w:rsidRDefault="006158EA" w:rsidP="00BC60D9">
      <w:pPr>
        <w:pStyle w:val="Caption"/>
      </w:pPr>
      <w:bookmarkStart w:id="100" w:name="_Ref79402840"/>
      <w:r>
        <w:t xml:space="preserve">Figure </w:t>
      </w:r>
      <w:r w:rsidR="00264612">
        <w:fldChar w:fldCharType="begin"/>
      </w:r>
      <w:r w:rsidR="00264612">
        <w:instrText xml:space="preserve"> SEQ Figure \* ARABIC </w:instrText>
      </w:r>
      <w:r w:rsidR="00264612">
        <w:fldChar w:fldCharType="separate"/>
      </w:r>
      <w:r w:rsidR="00834090">
        <w:rPr>
          <w:noProof/>
        </w:rPr>
        <w:t>6</w:t>
      </w:r>
      <w:r w:rsidR="00264612">
        <w:rPr>
          <w:noProof/>
        </w:rPr>
        <w:fldChar w:fldCharType="end"/>
      </w:r>
      <w:bookmarkEnd w:id="100"/>
      <w:r>
        <w:t xml:space="preserve">: </w:t>
      </w:r>
      <w:r w:rsidRPr="006158EA">
        <w:t xml:space="preserve">Chemical-Specific RMSLE for </w:t>
      </w:r>
      <w:r w:rsidR="00E162F6" w:rsidRPr="00E162F6">
        <w:t>In vivo</w:t>
      </w:r>
      <w:r w:rsidRPr="006158EA">
        <w:t xml:space="preserve"> CvT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51E4969B" w14:textId="36CD4663" w:rsidR="0079621F" w:rsidRPr="0079621F" w:rsidRDefault="00055F79" w:rsidP="0079621F">
      <w:pPr>
        <w:pStyle w:val="NormalWeb"/>
      </w:pPr>
      <w:r>
        <w:br w:type="page"/>
      </w:r>
      <w:r w:rsidR="0079621F" w:rsidRPr="0079621F">
        <w:rPr>
          <w:noProof/>
        </w:rPr>
        <w:lastRenderedPageBreak/>
        <w:drawing>
          <wp:inline distT="0" distB="0" distL="0" distR="0" wp14:anchorId="54A826C8" wp14:editId="2B697767">
            <wp:extent cx="5943600" cy="3715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42029975" w14:textId="46DB0171" w:rsidR="00477126" w:rsidRPr="00477126" w:rsidRDefault="00DA1350" w:rsidP="0073029A">
      <w:pPr>
        <w:pStyle w:val="Caption"/>
        <w:rPr>
          <w:rFonts w:ascii="Times New Roman" w:eastAsia="Times New Roman" w:hAnsi="Times New Roman" w:cs="Times New Roman"/>
          <w:sz w:val="24"/>
          <w:szCs w:val="24"/>
        </w:rPr>
      </w:pPr>
      <w:bookmarkStart w:id="101" w:name="_Ref81406251"/>
      <w:r>
        <w:t xml:space="preserve">Figure </w:t>
      </w:r>
      <w:r w:rsidR="00264612">
        <w:fldChar w:fldCharType="begin"/>
      </w:r>
      <w:r w:rsidR="00264612">
        <w:instrText xml:space="preserve"> SEQ Figure \* ARABIC </w:instrText>
      </w:r>
      <w:r w:rsidR="00264612">
        <w:fldChar w:fldCharType="separate"/>
      </w:r>
      <w:r w:rsidR="00834090">
        <w:rPr>
          <w:noProof/>
        </w:rPr>
        <w:t>7</w:t>
      </w:r>
      <w:r w:rsidR="00264612">
        <w:rPr>
          <w:noProof/>
        </w:rPr>
        <w:fldChar w:fldCharType="end"/>
      </w:r>
      <w:bookmarkEnd w:id="101"/>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r w:rsidR="00E162F6" w:rsidRPr="00E162F6">
        <w:t>In vivo</w:t>
      </w:r>
      <w:r w:rsidR="009F5EB9">
        <w:t xml:space="preserve"> Fits”</w:t>
      </w:r>
      <w:r>
        <w:t xml:space="preserve">. All other values are calculated using the </w:t>
      </w:r>
      <w:r w:rsidR="00ED493C">
        <w:t>HT-PBTK</w:t>
      </w:r>
      <w:r>
        <w:t xml:space="preserve"> model and either measured values “</w:t>
      </w:r>
      <w:r w:rsidR="00E162F6" w:rsidRPr="00E162F6">
        <w:t>In vitro</w:t>
      </w:r>
      <w:r>
        <w:t>”, y-randomized measured values (“Y-Random”) or the various QSPRS.</w:t>
      </w:r>
      <w:r w:rsidR="0073029A">
        <w:tab/>
      </w:r>
      <w:r w:rsidR="0073029A">
        <w:tab/>
      </w:r>
      <w:r w:rsidR="00477126">
        <w:br w:type="page"/>
      </w:r>
      <w:r w:rsidR="00477126" w:rsidRPr="00477126">
        <w:rPr>
          <w:rFonts w:ascii="Times New Roman" w:eastAsia="Times New Roman" w:hAnsi="Times New Roman" w:cs="Times New Roman"/>
          <w:noProof/>
          <w:sz w:val="24"/>
          <w:szCs w:val="24"/>
        </w:rPr>
        <w:lastRenderedPageBreak/>
        <w:drawing>
          <wp:inline distT="0" distB="0" distL="0" distR="0" wp14:anchorId="4D3D4165" wp14:editId="07973909">
            <wp:extent cx="5943600" cy="4244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14:paraId="5D00B5FE" w14:textId="485C03CB" w:rsidR="00BE1670" w:rsidRDefault="00477126" w:rsidP="00477126">
      <w:pPr>
        <w:pStyle w:val="Caption"/>
      </w:pPr>
      <w:bookmarkStart w:id="102" w:name="_Ref174106946"/>
      <w:r>
        <w:t xml:space="preserve">Figure </w:t>
      </w:r>
      <w:r>
        <w:fldChar w:fldCharType="begin"/>
      </w:r>
      <w:r>
        <w:instrText xml:space="preserve"> SEQ Figure \* ARABIC </w:instrText>
      </w:r>
      <w:r>
        <w:fldChar w:fldCharType="separate"/>
      </w:r>
      <w:r w:rsidR="00834090">
        <w:rPr>
          <w:noProof/>
        </w:rPr>
        <w:t>8</w:t>
      </w:r>
      <w:r>
        <w:fldChar w:fldCharType="end"/>
      </w:r>
      <w:bookmarkEnd w:id="102"/>
      <w:r>
        <w:t xml:space="preserve"> Box-and-whisker plot indicating median, interquartile, 95%, and outlier RMSLE on a per chemical basis. The lowest median error is when all parameters for an empirical TK model are derived from the in vivo time course data (“All In Vivo”). Substituting values predicted from the Consensus QSPR with </w:t>
      </w:r>
      <w:r w:rsidR="00ED493C">
        <w:t>HT-PBTK</w:t>
      </w:r>
      <w:r>
        <w:t xml:space="preserve"> indicates which aspects of TK are the largest contributor to error. “All Consensus” indicates the error when all parameters are estimated with the Consensus QSPR and </w:t>
      </w:r>
      <w:r w:rsidR="00ED493C">
        <w:t>HT-PBTK</w:t>
      </w:r>
      <w:r>
        <w:t>.</w:t>
      </w:r>
    </w:p>
    <w:p w14:paraId="19D58EDF" w14:textId="77777777" w:rsidR="0015488B" w:rsidRDefault="0015488B">
      <w:pPr>
        <w:spacing w:after="160" w:line="259" w:lineRule="auto"/>
        <w:jc w:val="left"/>
      </w:pPr>
      <w:r>
        <w:br w:type="page"/>
      </w:r>
    </w:p>
    <w:p w14:paraId="1713EA84" w14:textId="423C213B" w:rsidR="0015488B" w:rsidRPr="0015488B" w:rsidRDefault="0015488B" w:rsidP="0015488B">
      <w:pPr>
        <w:spacing w:before="100" w:beforeAutospacing="1" w:after="100" w:afterAutospacing="1" w:line="240" w:lineRule="auto"/>
        <w:jc w:val="left"/>
        <w:rPr>
          <w:rFonts w:ascii="Times New Roman" w:eastAsia="Times New Roman" w:hAnsi="Times New Roman" w:cs="Times New Roman"/>
          <w:sz w:val="24"/>
          <w:szCs w:val="24"/>
        </w:rPr>
      </w:pPr>
      <w:r w:rsidRPr="0015488B">
        <w:rPr>
          <w:rFonts w:ascii="Times New Roman" w:eastAsia="Times New Roman" w:hAnsi="Times New Roman" w:cs="Times New Roman"/>
          <w:noProof/>
          <w:sz w:val="24"/>
          <w:szCs w:val="24"/>
        </w:rPr>
        <w:lastRenderedPageBreak/>
        <w:drawing>
          <wp:inline distT="0" distB="0" distL="0" distR="0" wp14:anchorId="7243334C" wp14:editId="35266C86">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8108B9" w14:textId="4DEBD853" w:rsidR="0015488B" w:rsidRDefault="0015488B" w:rsidP="0015488B">
      <w:pPr>
        <w:pStyle w:val="Caption"/>
      </w:pPr>
      <w:bookmarkStart w:id="103" w:name="_Ref174168357"/>
      <w:r>
        <w:t xml:space="preserve">Figure </w:t>
      </w:r>
      <w:r>
        <w:fldChar w:fldCharType="begin"/>
      </w:r>
      <w:r>
        <w:instrText xml:space="preserve"> SEQ Figure \* ARABIC </w:instrText>
      </w:r>
      <w:r>
        <w:fldChar w:fldCharType="separate"/>
      </w:r>
      <w:r w:rsidR="00834090">
        <w:rPr>
          <w:noProof/>
        </w:rPr>
        <w:t>9</w:t>
      </w:r>
      <w:r>
        <w:fldChar w:fldCharType="end"/>
      </w:r>
      <w:bookmarkEnd w:id="103"/>
      <w:r>
        <w:t xml:space="preserve"> Interspecies concordance of HTTK for chemicals with parameters measured in both rat and human: (panel a) fraction unbound in plasma measured in vitro, (panel b) intrinsic hepatic clearance measured in vitro, (panel c) predicted steady-state plasma concentration predicted with </w:t>
      </w:r>
      <w:r w:rsidR="00ED493C">
        <w:t>HT-PBTK</w:t>
      </w:r>
      <w:r>
        <w:t xml:space="preserve">, and (panel d) predicted peak plasma concentration predicted with </w:t>
      </w:r>
      <w:r w:rsidR="00ED493C">
        <w:t>HT-PBTK</w:t>
      </w:r>
      <w:r>
        <w:t>.</w:t>
      </w:r>
      <w:r w:rsidR="006A31AF">
        <w:t xml:space="preserve"> In panel b, occurrences of zero clearance are plotted at 10</w:t>
      </w:r>
      <w:r w:rsidR="006A31AF" w:rsidRPr="006A31AF">
        <w:rPr>
          <w:vertAlign w:val="superscript"/>
        </w:rPr>
        <w:t>-3</w:t>
      </w:r>
      <w:r w:rsidR="006A31AF">
        <w:t xml:space="preserve"> so that they appear on the logarithmic scale.</w:t>
      </w:r>
    </w:p>
    <w:p w14:paraId="3EE4CB92" w14:textId="48CA741E" w:rsidR="00477126" w:rsidRDefault="00477126">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08D762E1" w14:textId="3D429898" w:rsidR="00D472C2" w:rsidRDefault="00D472C2" w:rsidP="00BC60D9">
      <w:pPr>
        <w:pStyle w:val="Heading1"/>
      </w:pPr>
      <w:r>
        <w:lastRenderedPageBreak/>
        <w:t>Supplemental Figures</w:t>
      </w:r>
    </w:p>
    <w:p w14:paraId="4807A0AA" w14:textId="2404D1BE" w:rsidR="00BE1670" w:rsidRPr="00BE1670" w:rsidRDefault="00BE1670" w:rsidP="55F4CC02">
      <w:pPr>
        <w:rPr>
          <w:rStyle w:val="Hyperlink"/>
        </w:rPr>
      </w:pPr>
      <w:r>
        <w:t xml:space="preserve">Supplemental Materials are available at: </w:t>
      </w:r>
      <w:commentRangeStart w:id="104"/>
      <w:commentRangeStart w:id="105"/>
      <w:r>
        <w:fldChar w:fldCharType="begin"/>
      </w:r>
      <w:r>
        <w:instrText>HYPERLINK "https://github.com/USEPA/CompTox-ExpoCast-HTTKQSPRs" \h</w:instrText>
      </w:r>
      <w:r>
        <w:fldChar w:fldCharType="separate"/>
      </w:r>
      <w:r w:rsidR="002E3B65" w:rsidRPr="55F4CC02">
        <w:rPr>
          <w:rStyle w:val="Hyperlink"/>
        </w:rPr>
        <w:t>https://github.com/USEPA/CompTox-ExpoCast-HTTKQSPRs</w:t>
      </w:r>
      <w:r>
        <w:rPr>
          <w:rStyle w:val="Hyperlink"/>
        </w:rPr>
        <w:fldChar w:fldCharType="end"/>
      </w:r>
      <w:commentRangeEnd w:id="104"/>
      <w:r>
        <w:rPr>
          <w:rStyle w:val="CommentReference"/>
        </w:rPr>
        <w:commentReference w:id="104"/>
      </w:r>
      <w:commentRangeEnd w:id="105"/>
      <w:r w:rsidR="00AA2784">
        <w:rPr>
          <w:rStyle w:val="CommentReference"/>
        </w:rPr>
        <w:commentReference w:id="105"/>
      </w:r>
    </w:p>
    <w:p w14:paraId="0F818394" w14:textId="3DBFE93D" w:rsidR="0079621F" w:rsidRPr="0079621F" w:rsidRDefault="0079621F" w:rsidP="0079621F">
      <w:pPr>
        <w:spacing w:before="100" w:beforeAutospacing="1" w:after="100" w:afterAutospacing="1" w:line="240" w:lineRule="auto"/>
        <w:jc w:val="left"/>
        <w:rPr>
          <w:rFonts w:ascii="Times New Roman" w:eastAsia="Times New Roman" w:hAnsi="Times New Roman" w:cs="Times New Roman"/>
          <w:sz w:val="24"/>
          <w:szCs w:val="24"/>
        </w:rPr>
      </w:pPr>
      <w:r w:rsidRPr="0079621F">
        <w:rPr>
          <w:rFonts w:ascii="Times New Roman" w:eastAsia="Times New Roman" w:hAnsi="Times New Roman" w:cs="Times New Roman"/>
          <w:noProof/>
          <w:sz w:val="24"/>
          <w:szCs w:val="24"/>
        </w:rPr>
        <w:drawing>
          <wp:inline distT="0" distB="0" distL="0" distR="0" wp14:anchorId="7375F694" wp14:editId="49AA7579">
            <wp:extent cx="5943600" cy="4954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5BA0018" w14:textId="3C994016" w:rsidR="006671F2" w:rsidRDefault="00E52114" w:rsidP="00BC60D9">
      <w:pPr>
        <w:pStyle w:val="Caption"/>
      </w:pPr>
      <w:r>
        <w:t xml:space="preserve">Supplemental Figure 1: </w:t>
      </w:r>
      <w:r w:rsidRPr="00E52114">
        <w:t>Evaluation of Predictions for Intrinsic Hepatic Clearance (Clint). Zero values were plotted at 10-1, the solid line indicates identity (1:1) while the dashed lines indicate 3.2-fold difference.</w:t>
      </w:r>
    </w:p>
    <w:p w14:paraId="5E3C5FB0" w14:textId="77777777" w:rsidR="006671F2" w:rsidRDefault="006671F2" w:rsidP="00BC60D9">
      <w:pPr>
        <w:rPr>
          <w:color w:val="44546A" w:themeColor="text2"/>
          <w:sz w:val="18"/>
          <w:szCs w:val="18"/>
        </w:rPr>
      </w:pPr>
      <w:r>
        <w:br w:type="page"/>
      </w:r>
    </w:p>
    <w:p w14:paraId="3744CC1F" w14:textId="019F9034" w:rsidR="00C1104C" w:rsidRPr="00C1104C" w:rsidRDefault="00EA7D33" w:rsidP="00C1104C">
      <w:pPr>
        <w:pStyle w:val="NormalWeb"/>
      </w:pPr>
      <w:r>
        <w:lastRenderedPageBreak/>
        <w:tab/>
      </w:r>
      <w:r w:rsidR="00C1104C" w:rsidRPr="00C1104C">
        <w:rPr>
          <w:noProof/>
        </w:rPr>
        <w:drawing>
          <wp:inline distT="0" distB="0" distL="0" distR="0" wp14:anchorId="1177AD6C" wp14:editId="6D78ADA5">
            <wp:extent cx="59436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F7E28F0" w14:textId="00F1D594" w:rsidR="006671F2" w:rsidRDefault="006671F2" w:rsidP="00BC60D9">
      <w:pPr>
        <w:pStyle w:val="Caption"/>
      </w:pPr>
      <w:r>
        <w:t>Supplemental Figure 2: Evaluation of Predictions for Fraction Unbound in Plasma (</w:t>
      </w:r>
      <w:r w:rsidRPr="00894D0E">
        <w:t>f</w:t>
      </w:r>
      <w:r w:rsidRPr="00894D0E">
        <w:rPr>
          <w:vertAlign w:val="subscript"/>
        </w:rPr>
        <w:t>up</w:t>
      </w:r>
      <w:r w:rsidRPr="00894D0E">
        <w:t>). Z</w:t>
      </w:r>
      <w:r w:rsidRPr="00633E29">
        <w:t>ero values were plotted at 10</w:t>
      </w:r>
      <w:r w:rsidRPr="00633E29">
        <w:rPr>
          <w:vertAlign w:val="superscript"/>
        </w:rPr>
        <w:t>-4</w:t>
      </w:r>
      <w:r w:rsidRPr="00633E29">
        <w:t xml:space="preserve">, </w:t>
      </w:r>
      <w:r w:rsidRPr="00894D0E">
        <w:t>the solid line indicates identity (1:1) while the dashed lines indicate</w:t>
      </w:r>
      <w:r>
        <w:t xml:space="preserve"> 3.2</w:t>
      </w:r>
      <w:r w:rsidRPr="00894D0E">
        <w:t>-fold difference</w:t>
      </w:r>
    </w:p>
    <w:p w14:paraId="65F5567A" w14:textId="77777777" w:rsidR="006671F2" w:rsidRDefault="006671F2" w:rsidP="00BC60D9">
      <w:r>
        <w:br w:type="page"/>
      </w:r>
    </w:p>
    <w:p w14:paraId="4F6DA67F" w14:textId="77777777" w:rsidR="00E52114" w:rsidRPr="00E52114" w:rsidRDefault="00E52114" w:rsidP="00BC60D9">
      <w:pPr>
        <w:pStyle w:val="Caption"/>
      </w:pPr>
    </w:p>
    <w:p w14:paraId="2F8CFD8B" w14:textId="636EFE99" w:rsidR="001B32C1" w:rsidRPr="001B32C1" w:rsidRDefault="001B32C1" w:rsidP="001B32C1">
      <w:pPr>
        <w:spacing w:before="100" w:beforeAutospacing="1" w:after="100" w:afterAutospacing="1" w:line="240" w:lineRule="auto"/>
        <w:jc w:val="left"/>
        <w:rPr>
          <w:rFonts w:ascii="Times New Roman" w:eastAsia="Times New Roman" w:hAnsi="Times New Roman" w:cs="Times New Roman"/>
          <w:sz w:val="24"/>
          <w:szCs w:val="24"/>
        </w:rPr>
      </w:pPr>
      <w:r w:rsidRPr="001B32C1">
        <w:rPr>
          <w:rFonts w:ascii="Times New Roman" w:eastAsia="Times New Roman" w:hAnsi="Times New Roman" w:cs="Times New Roman"/>
          <w:noProof/>
          <w:sz w:val="24"/>
          <w:szCs w:val="24"/>
        </w:rPr>
        <w:drawing>
          <wp:inline distT="0" distB="0" distL="0" distR="0" wp14:anchorId="2669451C" wp14:editId="50F54C30">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62337DA9" w14:textId="3625BB56" w:rsidR="00D472C2" w:rsidRDefault="00DD30C8" w:rsidP="00BC60D9">
      <w:pPr>
        <w:pStyle w:val="Caption"/>
      </w:pPr>
      <w:r>
        <w:t xml:space="preserve">Supplemental Figure </w:t>
      </w:r>
      <w:r w:rsidR="00850753">
        <w:t>3</w:t>
      </w:r>
      <w:commentRangeStart w:id="106"/>
      <w:r w:rsidR="00D472C2">
        <w:t xml:space="preserve">: Evaluation of Predictions for Cmax based on empirical model fits (“1CompFits”), and a PBPK model (“HTTK”) parameterized </w:t>
      </w:r>
      <w:commentRangeEnd w:id="106"/>
      <w:r w:rsidR="00D472C2">
        <w:rPr>
          <w:rStyle w:val="CommentReference"/>
          <w:i w:val="0"/>
          <w:iCs w:val="0"/>
          <w:color w:val="auto"/>
        </w:rPr>
        <w:commentReference w:id="106"/>
      </w:r>
      <w:r w:rsidR="00D472C2">
        <w:t xml:space="preserve">with chemical specific values either measured </w:t>
      </w:r>
      <w:r w:rsidR="00E162F6" w:rsidRPr="00E162F6">
        <w:t>in vitro</w:t>
      </w:r>
      <w:r w:rsidR="00D472C2">
        <w:t xml:space="preserve"> (“HTTK-InVitro”) or predicted with various QSPRs.</w:t>
      </w:r>
    </w:p>
    <w:p w14:paraId="6C68A55E" w14:textId="77777777" w:rsidR="00D472C2" w:rsidRDefault="00D472C2" w:rsidP="00BC60D9">
      <w:pPr>
        <w:rPr>
          <w:color w:val="44546A" w:themeColor="text2"/>
          <w:sz w:val="18"/>
          <w:szCs w:val="18"/>
        </w:rPr>
      </w:pPr>
      <w:r>
        <w:br w:type="page"/>
      </w:r>
    </w:p>
    <w:p w14:paraId="059CF359" w14:textId="3AA097AA" w:rsidR="00D472C2" w:rsidRDefault="00D472C2" w:rsidP="00BC60D9">
      <w:pPr>
        <w:pStyle w:val="NormalWeb"/>
      </w:pPr>
    </w:p>
    <w:p w14:paraId="3F20C2DA" w14:textId="7A45CF5D" w:rsidR="002C1BBB" w:rsidRPr="002C1BBB" w:rsidRDefault="002C1BBB" w:rsidP="002C1BBB">
      <w:pPr>
        <w:spacing w:before="100" w:beforeAutospacing="1" w:after="100" w:afterAutospacing="1" w:line="240" w:lineRule="auto"/>
        <w:jc w:val="center"/>
        <w:rPr>
          <w:rFonts w:ascii="Times New Roman" w:eastAsia="Times New Roman" w:hAnsi="Times New Roman" w:cs="Times New Roman"/>
          <w:sz w:val="24"/>
          <w:szCs w:val="24"/>
        </w:rPr>
      </w:pPr>
      <w:commentRangeStart w:id="107"/>
      <w:r w:rsidRPr="002C1BBB">
        <w:rPr>
          <w:rFonts w:ascii="Times New Roman" w:eastAsia="Times New Roman" w:hAnsi="Times New Roman" w:cs="Times New Roman"/>
          <w:noProof/>
          <w:sz w:val="24"/>
          <w:szCs w:val="24"/>
        </w:rPr>
        <w:drawing>
          <wp:inline distT="0" distB="0" distL="0" distR="0" wp14:anchorId="74E2E2B9" wp14:editId="3E201616">
            <wp:extent cx="5943600" cy="3968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968496"/>
                    </a:xfrm>
                    <a:prstGeom prst="rect">
                      <a:avLst/>
                    </a:prstGeom>
                    <a:noFill/>
                    <a:ln>
                      <a:noFill/>
                    </a:ln>
                  </pic:spPr>
                </pic:pic>
              </a:graphicData>
            </a:graphic>
          </wp:inline>
        </w:drawing>
      </w:r>
      <w:commentRangeEnd w:id="107"/>
      <w:r>
        <w:rPr>
          <w:rStyle w:val="CommentReference"/>
        </w:rPr>
        <w:commentReference w:id="107"/>
      </w:r>
    </w:p>
    <w:p w14:paraId="76930A5E" w14:textId="2660733F" w:rsidR="00D472C2" w:rsidRDefault="00DD30C8" w:rsidP="00BC60D9">
      <w:pPr>
        <w:pStyle w:val="Caption"/>
      </w:pPr>
      <w:r>
        <w:t xml:space="preserve">Supplemental Figure </w:t>
      </w:r>
      <w:r w:rsidR="00850753">
        <w:t>4</w:t>
      </w:r>
      <w:r w:rsidR="00D472C2">
        <w:t xml:space="preserve">: Evaluation of Predictions for AUC based on empirical model fits (“1CompFits”), and a PBPK model (“HTTK”) parameterized with chemical specific values either measured </w:t>
      </w:r>
      <w:r w:rsidR="00E162F6" w:rsidRPr="00E162F6">
        <w:t>in vitro</w:t>
      </w:r>
      <w:r w:rsidR="00D472C2">
        <w:t xml:space="preserve"> (“HTTK-InVitro”) or predicted with various QSPRs.</w:t>
      </w:r>
    </w:p>
    <w:p w14:paraId="0201A566" w14:textId="77777777" w:rsidR="00D472C2" w:rsidRDefault="00D472C2" w:rsidP="00BC60D9">
      <w:r>
        <w:br w:type="page"/>
      </w:r>
    </w:p>
    <w:p w14:paraId="67B5E0FB" w14:textId="26810E40" w:rsidR="001F7BDE" w:rsidRDefault="001F7BDE" w:rsidP="00BC60D9">
      <w:pPr>
        <w:pStyle w:val="Heading1"/>
      </w:pPr>
      <w:r>
        <w:lastRenderedPageBreak/>
        <w:t>Supplemental Tables</w:t>
      </w:r>
    </w:p>
    <w:p w14:paraId="0466FCED" w14:textId="5E4CCBA8" w:rsidR="00BE1670" w:rsidRPr="00BE1670" w:rsidRDefault="00BE1670" w:rsidP="55F4CC02">
      <w:pPr>
        <w:rPr>
          <w:rStyle w:val="Hyperlink"/>
        </w:rPr>
      </w:pPr>
      <w:r>
        <w:t xml:space="preserve">Supplemental Materials are available at: </w:t>
      </w:r>
      <w:commentRangeStart w:id="108"/>
      <w:r>
        <w:fldChar w:fldCharType="begin"/>
      </w:r>
      <w:r>
        <w:instrText>HYPERLINK "https://github.com/USEPA/CompTox-ExpoCast-HTTKQSPRs" \h</w:instrText>
      </w:r>
      <w:r>
        <w:fldChar w:fldCharType="separate"/>
      </w:r>
      <w:r w:rsidR="002E3B65" w:rsidRPr="55F4CC02">
        <w:rPr>
          <w:rStyle w:val="Hyperlink"/>
        </w:rPr>
        <w:t>https://github.com/USEPA/CompTox-ExpoCast-HTTKQSPRs</w:t>
      </w:r>
      <w:r>
        <w:rPr>
          <w:rStyle w:val="Hyperlink"/>
        </w:rPr>
        <w:fldChar w:fldCharType="end"/>
      </w:r>
      <w:commentRangeEnd w:id="108"/>
      <w:r>
        <w:rPr>
          <w:rStyle w:val="CommentReference"/>
        </w:rPr>
        <w:commentReference w:id="108"/>
      </w:r>
    </w:p>
    <w:p w14:paraId="5FEF5C7F" w14:textId="621E9DED" w:rsidR="001F7BDE" w:rsidRDefault="001F7BDE" w:rsidP="00BC60D9">
      <w:r>
        <w:t>Supplemental Table 1: List of 10</w:t>
      </w:r>
      <w:r w:rsidR="00074A7A">
        <w:t>2</w:t>
      </w:r>
      <w:r>
        <w:t xml:space="preserve"> chemicals</w:t>
      </w:r>
      <w:r w:rsidR="00645386">
        <w:t xml:space="preserve">, </w:t>
      </w:r>
      <w:r>
        <w:t>physico-chemical descriptors</w:t>
      </w:r>
      <w:r w:rsidR="00645386">
        <w:t xml:space="preserve">, and </w:t>
      </w:r>
      <w:r w:rsidR="00E162F6" w:rsidRPr="00E162F6">
        <w:rPr>
          <w:i/>
        </w:rPr>
        <w:t>in vitro</w:t>
      </w:r>
      <w:r w:rsidR="00645386">
        <w:t xml:space="preserve"> measured values</w:t>
      </w:r>
      <w:r w:rsidR="000F00B6">
        <w:t>, and QSPR predictions</w:t>
      </w:r>
    </w:p>
    <w:p w14:paraId="6A8CD8F3" w14:textId="77777777" w:rsidR="00345AC7" w:rsidRDefault="00345AC7" w:rsidP="00BC60D9"/>
    <w:p w14:paraId="0577793A" w14:textId="386BCDCD" w:rsidR="00074A7A" w:rsidRDefault="00074A7A" w:rsidP="00BC60D9">
      <w:r w:rsidRPr="00074A7A">
        <w:t>SupTable-QSPRPredsandInVitroData.xlsx</w:t>
      </w:r>
    </w:p>
    <w:p w14:paraId="1AC2FE0D" w14:textId="77777777" w:rsidR="00345AC7" w:rsidRPr="00074A7A" w:rsidRDefault="00345AC7" w:rsidP="00BC60D9"/>
    <w:p w14:paraId="0512B216" w14:textId="459904A0" w:rsidR="001A77AE" w:rsidRDefault="001A77AE" w:rsidP="00BC60D9">
      <w:r>
        <w:t>Supplemental Table 2: Concentration vs. time data (Sayre et al., 2020)</w:t>
      </w:r>
    </w:p>
    <w:p w14:paraId="1A53480B" w14:textId="77777777" w:rsidR="00345AC7" w:rsidRDefault="00345AC7" w:rsidP="00BC60D9"/>
    <w:p w14:paraId="4C7CDBE5" w14:textId="07FF8047" w:rsidR="008A3B67" w:rsidRDefault="008A3B67" w:rsidP="00BC60D9">
      <w:r w:rsidRPr="008A3B67">
        <w:t>SupTable-CvTData.xlsx</w:t>
      </w:r>
    </w:p>
    <w:p w14:paraId="6FE8D2B2" w14:textId="77777777" w:rsidR="00345AC7" w:rsidRPr="008A3B67" w:rsidRDefault="00345AC7" w:rsidP="00BC60D9"/>
    <w:p w14:paraId="787A3098" w14:textId="6160A1DC" w:rsidR="005B30D8" w:rsidRDefault="005B30D8" w:rsidP="00BC60D9">
      <w:r>
        <w:t>Su</w:t>
      </w:r>
      <w:r w:rsidR="001A77AE">
        <w:t>pplemental Table 3: Empirical (one and two compartment model) toxicokinetic parameter estimates</w:t>
      </w:r>
      <w:r w:rsidRPr="001E2AC4">
        <w:rPr>
          <w:i/>
          <w:iCs/>
        </w:rPr>
        <w:t xml:space="preserve"> SupTable-TKFits.txt</w:t>
      </w:r>
    </w:p>
    <w:p w14:paraId="513BC635" w14:textId="094B4451" w:rsidR="00171B20" w:rsidRPr="00D8100D" w:rsidRDefault="00DB53C5" w:rsidP="00BC60D9">
      <w:pPr>
        <w:rPr>
          <w:i/>
        </w:rPr>
      </w:pPr>
      <w:r>
        <w:t>Supplemental Table 4: Chemicals that could not be fit by either a one- or two-compartment model using R package invivoPKfit</w:t>
      </w:r>
    </w:p>
    <w:p w14:paraId="1E06AA09" w14:textId="77777777" w:rsidR="00737B87" w:rsidRPr="00737B87" w:rsidRDefault="00737B87" w:rsidP="00BC60D9">
      <w:pPr>
        <w:rPr>
          <w:i/>
          <w:iCs/>
        </w:rPr>
      </w:pPr>
    </w:p>
    <w:p w14:paraId="20AFD883" w14:textId="27888608" w:rsidR="000F5197" w:rsidRPr="001E2AC4" w:rsidRDefault="001D1D0D" w:rsidP="00BC60D9">
      <w:pPr>
        <w:rPr>
          <w:i/>
          <w:iCs/>
        </w:rPr>
      </w:pPr>
      <w:r>
        <w:t xml:space="preserve">Supplemental Table </w:t>
      </w:r>
      <w:r w:rsidR="00737B87">
        <w:t>4</w:t>
      </w:r>
      <w:r w:rsidR="00DB53C5">
        <w:t>5</w:t>
      </w:r>
      <w:r>
        <w:t>:</w:t>
      </w:r>
      <w:r w:rsidR="00FD7A5F">
        <w:t xml:space="preserve"> Chemicals whose measured values were potentially retrieved “as is” from model training sets and were therefore</w:t>
      </w:r>
      <w:r>
        <w:t xml:space="preserve"> removed from the evalu</w:t>
      </w:r>
      <w:r w:rsidR="00FD7A5F">
        <w:t>a</w:t>
      </w:r>
      <w:r>
        <w:t>tion:</w:t>
      </w:r>
      <w:r w:rsidR="00C23EE1" w:rsidDel="00C23EE1">
        <w:t xml:space="preserve"> </w:t>
      </w:r>
      <w:r w:rsidR="000F5197">
        <w:rPr>
          <w:i/>
          <w:iCs/>
        </w:rPr>
        <w:t>SupTable-PossibleTrainingChems.txt</w:t>
      </w:r>
    </w:p>
    <w:p w14:paraId="6C74C09B" w14:textId="77777777" w:rsidR="000F5197" w:rsidRDefault="000F5197" w:rsidP="00BC60D9"/>
    <w:p w14:paraId="5BFE8502" w14:textId="42610CEF" w:rsidR="00230A13" w:rsidRPr="001E2AC4" w:rsidRDefault="00230A13" w:rsidP="00BC60D9">
      <w:pPr>
        <w:rPr>
          <w:i/>
          <w:iCs/>
        </w:rPr>
      </w:pPr>
      <w:r>
        <w:t xml:space="preserve">Supplemental Table </w:t>
      </w:r>
      <w:r w:rsidR="00737B87">
        <w:t>5</w:t>
      </w:r>
      <w:r w:rsidR="00DB53C5">
        <w:t>6</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QSPRs</w:t>
      </w:r>
      <w:r w:rsidR="009E185A" w:rsidRPr="001E2AC4">
        <w:rPr>
          <w:i/>
          <w:iCs/>
        </w:rPr>
        <w:t>SupTable-RMSLEbyChem.txt</w:t>
      </w:r>
    </w:p>
    <w:p w14:paraId="19E336CA" w14:textId="77777777" w:rsidR="009E185A" w:rsidRDefault="009E185A" w:rsidP="00BC60D9"/>
    <w:p w14:paraId="7AD30CE0" w14:textId="6AD133F0" w:rsidR="00074A7A" w:rsidRDefault="00074A7A" w:rsidP="00BC60D9">
      <w:r>
        <w:t>Supplemental Table</w:t>
      </w:r>
      <w:r w:rsidR="00737B87">
        <w:t>6</w:t>
      </w:r>
      <w:r w:rsidR="00DB53C5">
        <w:t xml:space="preserve"> 7</w:t>
      </w:r>
      <w:r>
        <w:t>: Level 3 Predictions</w:t>
      </w:r>
    </w:p>
    <w:p w14:paraId="7FF52E78" w14:textId="33D26543" w:rsidR="00074A7A" w:rsidRPr="00074A7A" w:rsidRDefault="00074A7A" w:rsidP="00BC60D9">
      <w:r w:rsidRPr="00074A7A">
        <w:t>SupTable-Level3.xlsx</w:t>
      </w:r>
    </w:p>
    <w:sectPr w:rsidR="00074A7A" w:rsidRPr="00074A7A">
      <w:headerReference w:type="default" r:id="rId55"/>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tlewicz, Grace" w:date="2024-07-03T08:17:00Z" w:initials="PG">
    <w:p w14:paraId="5ED69B53" w14:textId="77777777" w:rsidR="00D256D7" w:rsidRDefault="00D256D7" w:rsidP="001D00ED">
      <w:pPr>
        <w:pStyle w:val="CommentText"/>
        <w:jc w:val="left"/>
      </w:pPr>
      <w:r>
        <w:rPr>
          <w:rStyle w:val="CommentReference"/>
        </w:rPr>
        <w:annotationRef/>
      </w:r>
      <w:r>
        <w:t xml:space="preserve">journal accounts are listed under </w:t>
      </w:r>
      <w:hyperlink r:id="rId1" w:history="1">
        <w:r w:rsidRPr="001D00ED">
          <w:rPr>
            <w:rStyle w:val="Hyperlink"/>
          </w:rPr>
          <w:t>patlewig@hotmail.com</w:t>
        </w:r>
      </w:hyperlink>
    </w:p>
  </w:comment>
  <w:comment w:id="2" w:author="Sipes, Nisha" w:date="2024-06-07T20:04:00Z" w:initials="SN">
    <w:p w14:paraId="15B13118" w14:textId="77777777" w:rsidR="008712A2" w:rsidRDefault="008712A2" w:rsidP="00F419B0">
      <w:pPr>
        <w:pStyle w:val="CommentText"/>
        <w:jc w:val="left"/>
      </w:pPr>
      <w:r>
        <w:rPr>
          <w:rStyle w:val="CommentReference"/>
        </w:rPr>
        <w:annotationRef/>
      </w:r>
      <w:r>
        <w:t>Maybe reword to be more specific to the manuscript</w:t>
      </w:r>
    </w:p>
  </w:comment>
  <w:comment w:id="3" w:author="Wetmore, Barbara (she/her/hers)" w:date="2024-06-25T17:03:00Z" w:initials="WB(">
    <w:p w14:paraId="424733E2" w14:textId="77777777" w:rsidR="00E34E50" w:rsidRDefault="00E34E50" w:rsidP="00F419B0">
      <w:pPr>
        <w:pStyle w:val="CommentText"/>
        <w:jc w:val="left"/>
      </w:pPr>
      <w:r>
        <w:rPr>
          <w:rStyle w:val="CommentReference"/>
        </w:rPr>
        <w:annotationRef/>
      </w:r>
      <w:r>
        <w:t>Really vague; need more specifics</w:t>
      </w:r>
    </w:p>
  </w:comment>
  <w:comment w:id="4" w:author="Tornero-Velez, Rogelio" w:date="2024-06-28T15:17:00Z" w:initials="TR">
    <w:p w14:paraId="76BBB0B0" w14:textId="2D8F408A" w:rsidR="73D40FCD" w:rsidRDefault="73D40FCD">
      <w:pPr>
        <w:pStyle w:val="CommentText"/>
      </w:pPr>
      <w:r>
        <w:rPr>
          <w:color w:val="2B579A"/>
          <w:shd w:val="clear" w:color="auto" w:fill="E6E6E6"/>
        </w:rPr>
        <w:fldChar w:fldCharType="begin"/>
      </w:r>
      <w:r>
        <w:instrText xml:space="preserve"> HYPERLINK "mailto:wetmore.barbara@epa.gov"</w:instrText>
      </w:r>
      <w:r>
        <w:rPr>
          <w:color w:val="2B579A"/>
          <w:shd w:val="clear" w:color="auto" w:fill="E6E6E6"/>
        </w:rPr>
      </w:r>
      <w:bookmarkStart w:id="5" w:name="_@_02D88A121FEC443FA1CC273FF640F06AZ"/>
      <w:r>
        <w:rPr>
          <w:color w:val="2B579A"/>
          <w:shd w:val="clear" w:color="auto" w:fill="E6E6E6"/>
        </w:rPr>
        <w:fldChar w:fldCharType="separate"/>
      </w:r>
      <w:bookmarkEnd w:id="5"/>
      <w:r w:rsidRPr="73D40FCD">
        <w:rPr>
          <w:rStyle w:val="Mention"/>
          <w:noProof/>
        </w:rPr>
        <w:t>@Wetmore, Barbara (she/her/hers)</w:t>
      </w:r>
      <w:r>
        <w:rPr>
          <w:color w:val="2B579A"/>
          <w:shd w:val="clear" w:color="auto" w:fill="E6E6E6"/>
        </w:rPr>
        <w:fldChar w:fldCharType="end"/>
      </w:r>
      <w:r>
        <w:t xml:space="preserve"> specifics added</w:t>
      </w:r>
      <w:r>
        <w:rPr>
          <w:rStyle w:val="CommentReference"/>
        </w:rPr>
        <w:annotationRef/>
      </w:r>
    </w:p>
  </w:comment>
  <w:comment w:id="6" w:author="Wetmore, Barbara (she/her/hers)" w:date="2024-06-25T17:05:00Z" w:initials="WB(">
    <w:p w14:paraId="618B3CE9" w14:textId="77777777" w:rsidR="00E34E50" w:rsidRDefault="00E34E50">
      <w:pPr>
        <w:pStyle w:val="CommentText"/>
        <w:jc w:val="left"/>
      </w:pPr>
      <w:r>
        <w:rPr>
          <w:rStyle w:val="CommentReference"/>
        </w:rPr>
        <w:annotationRef/>
      </w:r>
      <w:r>
        <w:t>Need to specify  which inputs were used; assumi</w:t>
      </w:r>
    </w:p>
    <w:p w14:paraId="43114DED" w14:textId="77777777" w:rsidR="00E34E50" w:rsidRDefault="00E34E50" w:rsidP="00F419B0">
      <w:pPr>
        <w:pStyle w:val="CommentText"/>
        <w:jc w:val="left"/>
      </w:pPr>
      <w:r>
        <w:t>ng Clint and fup; anything else?</w:t>
      </w:r>
    </w:p>
  </w:comment>
  <w:comment w:id="7" w:author="Sipes, Nisha" w:date="2024-06-07T20:06:00Z" w:initials="SN">
    <w:p w14:paraId="7F06993E" w14:textId="77777777" w:rsidR="00ED6A62" w:rsidRDefault="00ED6A62" w:rsidP="00F419B0">
      <w:pPr>
        <w:pStyle w:val="CommentText"/>
        <w:jc w:val="left"/>
      </w:pPr>
      <w:r>
        <w:rPr>
          <w:rStyle w:val="CommentReference"/>
        </w:rPr>
        <w:annotationRef/>
      </w:r>
      <w:r>
        <w:t>I don't understand what in vivo fits are</w:t>
      </w:r>
    </w:p>
  </w:comment>
  <w:comment w:id="10" w:author="Sipes, Nisha" w:date="2024-06-07T20:06:00Z" w:initials="SN">
    <w:p w14:paraId="7CD91265" w14:textId="77777777" w:rsidR="00FA55EA" w:rsidRDefault="00FA55EA" w:rsidP="00FA55EA">
      <w:pPr>
        <w:pStyle w:val="CommentText"/>
        <w:jc w:val="left"/>
      </w:pPr>
      <w:r>
        <w:rPr>
          <w:rStyle w:val="CommentReference"/>
        </w:rPr>
        <w:annotationRef/>
      </w:r>
      <w:r>
        <w:t>I don't understand what in vivo fits are</w:t>
      </w:r>
    </w:p>
  </w:comment>
  <w:comment w:id="8" w:author="Sipes, Nisha" w:date="2024-06-07T20:07:00Z" w:initials="SN">
    <w:p w14:paraId="2EA39884" w14:textId="77777777" w:rsidR="00FA55EA" w:rsidRDefault="00FA55EA" w:rsidP="00FA55EA">
      <w:pPr>
        <w:pStyle w:val="CommentText"/>
        <w:jc w:val="left"/>
      </w:pPr>
      <w:r>
        <w:rPr>
          <w:rStyle w:val="CommentReference"/>
        </w:rPr>
        <w:annotationRef/>
      </w:r>
      <w:r>
        <w:t>?</w:t>
      </w:r>
    </w:p>
  </w:comment>
  <w:comment w:id="9" w:author="Wambaugh, John (he/him/his)" w:date="2024-08-02T14:31:00Z" w:initials="WJ(">
    <w:p w14:paraId="47DFFB83" w14:textId="77777777" w:rsidR="00D31B2B" w:rsidRDefault="00D31B2B" w:rsidP="00D31B2B">
      <w:pPr>
        <w:pStyle w:val="CommentText"/>
        <w:jc w:val="left"/>
      </w:pPr>
      <w:r>
        <w:rPr>
          <w:rStyle w:val="CommentReference"/>
        </w:rPr>
        <w:annotationRef/>
      </w:r>
      <w:r>
        <w:t>Added a sentence on empirical models and stopped using the word “fits”</w:t>
      </w:r>
    </w:p>
  </w:comment>
  <w:comment w:id="11" w:author="Patlewicz, Grace" w:date="2024-07-03T17:48:00Z" w:initials="PG">
    <w:p w14:paraId="0454CD55" w14:textId="63E41223" w:rsidR="006051E0" w:rsidRDefault="006051E0" w:rsidP="00576A5D">
      <w:pPr>
        <w:pStyle w:val="CommentText"/>
        <w:jc w:val="left"/>
      </w:pPr>
      <w:r>
        <w:rPr>
          <w:rStyle w:val="CommentReference"/>
        </w:rPr>
        <w:annotationRef/>
      </w:r>
      <w:r>
        <w:t xml:space="preserve">Maybe another sentence or two on how they were selected. Specific considerations such as publication track record? Past collaborations based on similar exercises such as CATMOS, COMPARA or something else...I would suggest not using Teams - almost sounds like this was a competition </w:t>
      </w:r>
    </w:p>
  </w:comment>
  <w:comment w:id="12" w:author="Wambaugh, John (he/him/his)" w:date="2024-08-02T14:31:00Z" w:initials="WJ(">
    <w:p w14:paraId="71652CD1" w14:textId="77777777" w:rsidR="00D31B2B" w:rsidRDefault="00D31B2B" w:rsidP="00D31B2B">
      <w:pPr>
        <w:pStyle w:val="CommentText"/>
        <w:jc w:val="left"/>
      </w:pPr>
      <w:r>
        <w:rPr>
          <w:rStyle w:val="CommentReference"/>
        </w:rPr>
        <w:annotationRef/>
      </w:r>
      <w:r>
        <w:t>Expanded this to mention where we found everyone.</w:t>
      </w:r>
    </w:p>
  </w:comment>
  <w:comment w:id="13" w:author="Patlewicz, Grace" w:date="2024-07-08T16:23:00Z" w:initials="PG">
    <w:p w14:paraId="789740A1" w14:textId="5DC44836" w:rsidR="00DE44E0" w:rsidRDefault="00DE44E0" w:rsidP="00A74F87">
      <w:pPr>
        <w:pStyle w:val="CommentText"/>
        <w:jc w:val="left"/>
      </w:pPr>
      <w:r>
        <w:rPr>
          <w:rStyle w:val="CommentReference"/>
        </w:rPr>
        <w:annotationRef/>
      </w:r>
      <w:r>
        <w:t>What properties specifically?</w:t>
      </w:r>
    </w:p>
  </w:comment>
  <w:comment w:id="14" w:author="Patlewicz, Grace" w:date="2024-07-08T16:31:00Z" w:initials="PG">
    <w:p w14:paraId="2A37FBAF" w14:textId="77777777" w:rsidR="00E2126E" w:rsidRDefault="00E2126E">
      <w:pPr>
        <w:pStyle w:val="CommentText"/>
        <w:jc w:val="left"/>
      </w:pPr>
      <w:r>
        <w:rPr>
          <w:rStyle w:val="CommentReference"/>
        </w:rPr>
        <w:annotationRef/>
      </w:r>
      <w:r>
        <w:t xml:space="preserve">Perhaps start with what the set of Chemicals and their identifiers were. </w:t>
      </w:r>
    </w:p>
    <w:p w14:paraId="204CF546" w14:textId="77777777" w:rsidR="00E2126E" w:rsidRDefault="00E2126E" w:rsidP="00F52DC6">
      <w:pPr>
        <w:pStyle w:val="CommentText"/>
        <w:jc w:val="left"/>
      </w:pPr>
      <w:r>
        <w:t>Then structure methods to be aligned with Table 1 which details the 3 evaluations - I am struggling to relate which aspects of the methods in terms of data sources relates to which level of evaluation</w:t>
      </w:r>
    </w:p>
  </w:comment>
  <w:comment w:id="15" w:author="Wambaugh, John (he/him/his)" w:date="2024-08-05T09:43:00Z" w:initials="WJ(">
    <w:p w14:paraId="70F20FAF" w14:textId="77777777" w:rsidR="00B075B7" w:rsidRDefault="00B075B7" w:rsidP="00B075B7">
      <w:pPr>
        <w:pStyle w:val="CommentText"/>
        <w:jc w:val="left"/>
      </w:pPr>
      <w:r>
        <w:rPr>
          <w:rStyle w:val="CommentReference"/>
        </w:rPr>
        <w:annotationRef/>
      </w:r>
      <w:r>
        <w:t>Moved description of evaluation chemicals to start of methods.</w:t>
      </w:r>
    </w:p>
  </w:comment>
  <w:comment w:id="16" w:author="Wambaugh, John (he/him/his)" w:date="2024-08-05T09:46:00Z" w:initials="WJ(">
    <w:p w14:paraId="359051DE" w14:textId="77777777" w:rsidR="002D15FD" w:rsidRDefault="002D15FD" w:rsidP="002D15FD">
      <w:pPr>
        <w:pStyle w:val="CommentText"/>
        <w:jc w:val="left"/>
      </w:pPr>
      <w:r>
        <w:rPr>
          <w:rStyle w:val="CommentReference"/>
        </w:rPr>
        <w:annotationRef/>
      </w:r>
      <w:r>
        <w:t>Changed the headings of each methods subsection to match table 1.</w:t>
      </w:r>
    </w:p>
  </w:comment>
  <w:comment w:id="18" w:author="Patlewicz, Grace" w:date="2024-07-08T16:32:00Z" w:initials="PG">
    <w:p w14:paraId="00583B66" w14:textId="77777777" w:rsidR="00E658BC" w:rsidRDefault="00E658BC" w:rsidP="00E658BC">
      <w:pPr>
        <w:pStyle w:val="CommentText"/>
        <w:jc w:val="left"/>
      </w:pPr>
      <w:r>
        <w:rPr>
          <w:rStyle w:val="CommentReference"/>
        </w:rPr>
        <w:annotationRef/>
      </w:r>
      <w:r>
        <w:t>Confused by how many chemicals were ultimately evaluated? 92, 87?</w:t>
      </w:r>
    </w:p>
  </w:comment>
  <w:comment w:id="19" w:author="Patlewicz, Grace" w:date="2024-07-08T18:19:00Z" w:initials="PG">
    <w:p w14:paraId="4FDE63AE" w14:textId="77777777" w:rsidR="00C15028" w:rsidRDefault="00C15028" w:rsidP="00C15028">
      <w:pPr>
        <w:pStyle w:val="CommentText"/>
        <w:jc w:val="left"/>
      </w:pPr>
      <w:r>
        <w:rPr>
          <w:rStyle w:val="CommentReference"/>
        </w:rPr>
        <w:annotationRef/>
      </w:r>
      <w:r>
        <w:t>Why?</w:t>
      </w:r>
    </w:p>
  </w:comment>
  <w:comment w:id="20" w:author="Wambaugh, John (he/him/his)" w:date="2024-08-05T11:44:00Z" w:initials="WJ(">
    <w:p w14:paraId="0BE38547" w14:textId="77777777" w:rsidR="00971F0E" w:rsidRDefault="00971F0E" w:rsidP="00971F0E">
      <w:pPr>
        <w:pStyle w:val="CommentText"/>
        <w:jc w:val="left"/>
      </w:pPr>
      <w:r>
        <w:rPr>
          <w:rStyle w:val="CommentReference"/>
        </w:rPr>
        <w:annotationRef/>
      </w:r>
      <w:r>
        <w:t>Further described in results.</w:t>
      </w:r>
    </w:p>
  </w:comment>
  <w:comment w:id="21" w:author="Patlewicz, Grace" w:date="2024-07-08T18:14:00Z" w:initials="PG">
    <w:p w14:paraId="2484A190" w14:textId="77777777" w:rsidR="0076769B" w:rsidRDefault="0076769B" w:rsidP="0076769B">
      <w:pPr>
        <w:pStyle w:val="CommentText"/>
        <w:jc w:val="left"/>
      </w:pPr>
      <w:r>
        <w:rPr>
          <w:rStyle w:val="CommentReference"/>
        </w:rPr>
        <w:annotationRef/>
      </w:r>
      <w:r>
        <w:t>Impact of this? Either state the significance of how this might effect the performance here or qualify in the discussion.</w:t>
      </w:r>
    </w:p>
  </w:comment>
  <w:comment w:id="22" w:author="Patlewicz, Grace" w:date="2024-07-08T17:01:00Z" w:initials="PG">
    <w:p w14:paraId="2FA389A9" w14:textId="1B9550BC" w:rsidR="00272D5C" w:rsidRDefault="00272D5C" w:rsidP="00272D5C">
      <w:pPr>
        <w:pStyle w:val="CommentText"/>
        <w:jc w:val="left"/>
      </w:pPr>
      <w:r>
        <w:rPr>
          <w:rStyle w:val="CommentReference"/>
        </w:rPr>
        <w:annotationRef/>
      </w:r>
      <w:r>
        <w:t>Used when?</w:t>
      </w:r>
    </w:p>
  </w:comment>
  <w:comment w:id="23" w:author="Wambaugh, John (he/him/his)" w:date="2024-08-02T15:03:00Z" w:initials="WJ(">
    <w:p w14:paraId="2FE4D490" w14:textId="77777777" w:rsidR="00272D5C" w:rsidRDefault="00272D5C" w:rsidP="00272D5C">
      <w:pPr>
        <w:pStyle w:val="CommentText"/>
        <w:jc w:val="left"/>
      </w:pPr>
      <w:r>
        <w:rPr>
          <w:rStyle w:val="CommentReference"/>
        </w:rPr>
        <w:annotationRef/>
      </w:r>
      <w:r>
        <w:t>Level 1 analysis</w:t>
      </w:r>
    </w:p>
  </w:comment>
  <w:comment w:id="24" w:author="Patlewicz, Grace" w:date="2024-07-08T18:10:00Z" w:initials="PG">
    <w:p w14:paraId="4065CDD1" w14:textId="77777777" w:rsidR="005C2407" w:rsidRDefault="005C2407" w:rsidP="008556B5">
      <w:pPr>
        <w:pStyle w:val="CommentText"/>
        <w:jc w:val="left"/>
      </w:pPr>
      <w:r>
        <w:rPr>
          <w:rStyle w:val="CommentReference"/>
        </w:rPr>
        <w:annotationRef/>
      </w:r>
      <w:r>
        <w:t>Wonder whether some of this can be condensed or is captured in the markdown files already mentioned. I was expecting something more narrative to explain what calculations were done rather than the specific function calls unless really critical.</w:t>
      </w:r>
    </w:p>
  </w:comment>
  <w:comment w:id="25" w:author="Wambaugh, John (he/him/his)" w:date="2024-08-05T11:52:00Z" w:initials="WJ(">
    <w:p w14:paraId="03EE7945" w14:textId="77777777" w:rsidR="009A5CCE" w:rsidRDefault="009A5CCE" w:rsidP="009A5CCE">
      <w:pPr>
        <w:pStyle w:val="CommentText"/>
        <w:jc w:val="left"/>
      </w:pPr>
      <w:r>
        <w:rPr>
          <w:rStyle w:val="CommentReference"/>
        </w:rPr>
        <w:annotationRef/>
      </w:r>
      <w:r>
        <w:t>Happy to add a narrative but I think it’s worth having one paragraph in the methods that describes the PBTK model used.</w:t>
      </w:r>
    </w:p>
  </w:comment>
  <w:comment w:id="26" w:author="Devito, Michael (he/him/his)" w:date="2024-07-01T09:35:00Z" w:initials="D(">
    <w:p w14:paraId="12C4FB2F" w14:textId="08748631" w:rsidR="55F4CC02" w:rsidRDefault="55F4CC02">
      <w:pPr>
        <w:pStyle w:val="CommentText"/>
      </w:pPr>
      <w:r>
        <w:t xml:space="preserve">how was oral bioavailability dealt with?  </w:t>
      </w:r>
      <w:r>
        <w:rPr>
          <w:rStyle w:val="CommentReference"/>
        </w:rPr>
        <w:annotationRef/>
      </w:r>
    </w:p>
  </w:comment>
  <w:comment w:id="27" w:author="Patlewicz, Grace" w:date="2024-07-08T17:01:00Z" w:initials="PG">
    <w:p w14:paraId="611FB5DC" w14:textId="77777777" w:rsidR="00272D5C" w:rsidRDefault="00272D5C" w:rsidP="00272D5C">
      <w:pPr>
        <w:pStyle w:val="CommentText"/>
        <w:jc w:val="left"/>
      </w:pPr>
      <w:r>
        <w:rPr>
          <w:rStyle w:val="CommentReference"/>
        </w:rPr>
        <w:annotationRef/>
      </w:r>
      <w:r>
        <w:t>Were different metrics used for different levels of the evaluation?</w:t>
      </w:r>
    </w:p>
  </w:comment>
  <w:comment w:id="28" w:author="Wambaugh, John (he/him/his)" w:date="2024-08-05T13:18:00Z" w:initials="WJ(">
    <w:p w14:paraId="61CE75B7" w14:textId="77777777" w:rsidR="00D22B89" w:rsidRDefault="00D22B89" w:rsidP="00D22B89">
      <w:pPr>
        <w:pStyle w:val="CommentText"/>
        <w:jc w:val="left"/>
      </w:pPr>
      <w:r>
        <w:rPr>
          <w:rStyle w:val="CommentReference"/>
        </w:rPr>
        <w:annotationRef/>
      </w:r>
      <w:r>
        <w:t>Not every metric was calculated for every prediction. But a mix were used across levels.</w:t>
      </w:r>
    </w:p>
  </w:comment>
  <w:comment w:id="29" w:author="Devito, Michael (he/him/his)" w:date="2024-07-01T10:11:00Z" w:initials="D(">
    <w:p w14:paraId="1890B47B" w14:textId="15587A1F" w:rsidR="00272D5C" w:rsidRDefault="00272D5C" w:rsidP="00272D5C">
      <w:pPr>
        <w:pStyle w:val="CommentText"/>
      </w:pPr>
      <w:r>
        <w:t>is everyone seeing the equations on top of the text in this paragraph?</w:t>
      </w:r>
      <w:r>
        <w:rPr>
          <w:rStyle w:val="CommentReference"/>
        </w:rPr>
        <w:annotationRef/>
      </w:r>
    </w:p>
  </w:comment>
  <w:comment w:id="30" w:author="Wambaugh, John (he/him/his)" w:date="2024-08-10T09:58:00Z" w:initials="WJ(">
    <w:p w14:paraId="4BCC734C" w14:textId="77777777" w:rsidR="001C3614" w:rsidRDefault="001C3614" w:rsidP="001C3614">
      <w:pPr>
        <w:pStyle w:val="CommentText"/>
        <w:jc w:val="left"/>
      </w:pPr>
      <w:r>
        <w:rPr>
          <w:rStyle w:val="CommentReference"/>
        </w:rPr>
        <w:annotationRef/>
      </w:r>
      <w:r>
        <w:t>I’m not. Might be a difference between browser-mode and app-mode for Word?</w:t>
      </w:r>
    </w:p>
  </w:comment>
  <w:comment w:id="32" w:author="Wambaugh, John (he/him/his)" w:date="2024-05-20T15:03:00Z" w:initials="WJ(">
    <w:p w14:paraId="752B4F36" w14:textId="65F502A2" w:rsidR="00E658BC" w:rsidRDefault="00E658BC" w:rsidP="00E658BC">
      <w:pPr>
        <w:pStyle w:val="CommentText"/>
      </w:pPr>
      <w:r>
        <w:rPr>
          <w:rStyle w:val="CommentReference"/>
        </w:rPr>
        <w:annotationRef/>
      </w:r>
      <w:r>
        <w:t>For each model need version used (if applicability) and one-two sentences for methods describing training set.</w:t>
      </w:r>
    </w:p>
  </w:comment>
  <w:comment w:id="33" w:author="Sipes, Nisha" w:date="2024-06-07T21:07:00Z" w:initials="SN">
    <w:p w14:paraId="198AC654" w14:textId="77777777" w:rsidR="00E658BC" w:rsidRDefault="00E658BC" w:rsidP="00E658BC">
      <w:pPr>
        <w:pStyle w:val="CommentText"/>
        <w:jc w:val="left"/>
      </w:pPr>
      <w:r>
        <w:rPr>
          <w:rStyle w:val="CommentReference"/>
        </w:rPr>
        <w:annotationRef/>
      </w:r>
      <w:r>
        <w:t>Should IVBP be in this table too?</w:t>
      </w:r>
    </w:p>
  </w:comment>
  <w:comment w:id="34" w:author="Sipes, Nisha" w:date="2024-06-07T23:01:00Z" w:initials="SN">
    <w:p w14:paraId="7BE733CB" w14:textId="77777777" w:rsidR="00E658BC" w:rsidRDefault="00E658BC" w:rsidP="00E658BC">
      <w:pPr>
        <w:pStyle w:val="CommentText"/>
        <w:jc w:val="left"/>
      </w:pPr>
      <w:r>
        <w:rPr>
          <w:rStyle w:val="CommentReference"/>
        </w:rPr>
        <w:annotationRef/>
      </w:r>
      <w:r>
        <w:t>Do you mean "IFS-QAPR"? It's written this way in 2 places</w:t>
      </w:r>
    </w:p>
  </w:comment>
  <w:comment w:id="39" w:author="Patlewicz, Grace" w:date="2024-07-08T17:23:00Z" w:initials="PG">
    <w:p w14:paraId="1621980C" w14:textId="77777777" w:rsidR="00C41F3D" w:rsidRDefault="00C41F3D" w:rsidP="001522D8">
      <w:pPr>
        <w:pStyle w:val="CommentText"/>
        <w:jc w:val="left"/>
      </w:pPr>
      <w:r>
        <w:rPr>
          <w:rStyle w:val="CommentReference"/>
        </w:rPr>
        <w:annotationRef/>
      </w:r>
      <w:r>
        <w:t>Only cursory information is included in Table 2. Need a section to describe each model - commercial, freeware - underlying data sources, how to access it etc.</w:t>
      </w:r>
    </w:p>
  </w:comment>
  <w:comment w:id="40" w:author="Devito, Michael (he/him/his)" w:date="2024-07-01T09:54:00Z" w:initials="D(">
    <w:p w14:paraId="71E559D4" w14:textId="5F98980F" w:rsidR="55F4CC02" w:rsidRDefault="55F4CC02">
      <w:pPr>
        <w:pStyle w:val="CommentText"/>
      </w:pPr>
      <w:r>
        <w:t>why 2 different methods for consensus models?</w:t>
      </w:r>
      <w:r>
        <w:rPr>
          <w:rStyle w:val="CommentReference"/>
        </w:rPr>
        <w:annotationRef/>
      </w:r>
    </w:p>
  </w:comment>
  <w:comment w:id="41" w:author="Sipes, Nisha" w:date="2024-06-07T21:20:00Z" w:initials="SN">
    <w:p w14:paraId="6FCCA9D3" w14:textId="6B96598C" w:rsidR="00DF4038" w:rsidRDefault="00DF4038" w:rsidP="00F419B0">
      <w:pPr>
        <w:pStyle w:val="CommentText"/>
        <w:jc w:val="left"/>
      </w:pPr>
      <w:r>
        <w:rPr>
          <w:rStyle w:val="CommentReference"/>
        </w:rPr>
        <w:annotationRef/>
      </w:r>
      <w:r>
        <w:t>Is this because some of the models are proprietary and the model owners did not tell us the test chemicals?</w:t>
      </w:r>
    </w:p>
  </w:comment>
  <w:comment w:id="42" w:author="Wambaugh, John (he/him/his)" w:date="2024-08-05T11:51:00Z" w:initials="WJ(">
    <w:p w14:paraId="5525482B" w14:textId="77777777" w:rsidR="00607C38" w:rsidRDefault="00607C38" w:rsidP="00607C38">
      <w:pPr>
        <w:pStyle w:val="CommentText"/>
        <w:jc w:val="left"/>
      </w:pPr>
      <w:r>
        <w:rPr>
          <w:rStyle w:val="CommentReference"/>
        </w:rPr>
        <w:annotationRef/>
      </w:r>
      <w:r>
        <w:t>Yes.</w:t>
      </w:r>
    </w:p>
  </w:comment>
  <w:comment w:id="43" w:author="Sipes, Nisha" w:date="2024-06-07T21:16:00Z" w:initials="SN">
    <w:p w14:paraId="13939B98" w14:textId="1C6FAB2B" w:rsidR="003E49C6" w:rsidRDefault="003E49C6" w:rsidP="00F419B0">
      <w:pPr>
        <w:pStyle w:val="CommentText"/>
        <w:jc w:val="left"/>
      </w:pPr>
      <w:r>
        <w:rPr>
          <w:rStyle w:val="CommentReference"/>
        </w:rPr>
        <w:annotationRef/>
      </w:r>
      <w:r>
        <w:t>This seems wishy-washy. Can we say ", we removed removed chemical-specific values from the training set.</w:t>
      </w:r>
    </w:p>
  </w:comment>
  <w:comment w:id="44" w:author="Sipes, Nisha" w:date="2024-06-07T21:18:00Z" w:initials="SN">
    <w:p w14:paraId="508DA3EE" w14:textId="77777777" w:rsidR="00DE4CB3" w:rsidRDefault="00DE4CB3" w:rsidP="00F419B0">
      <w:pPr>
        <w:pStyle w:val="CommentText"/>
        <w:jc w:val="left"/>
      </w:pPr>
      <w:r>
        <w:rPr>
          <w:rStyle w:val="CommentReference"/>
        </w:rPr>
        <w:annotationRef/>
      </w:r>
      <w:r>
        <w:t>Can you add the % of data points removed? Maybe that should be in the results section, but this makes me wonder if real predictions were removed. ?</w:t>
      </w:r>
    </w:p>
  </w:comment>
  <w:comment w:id="45" w:author="Sipes, Nisha" w:date="2024-06-07T21:33:00Z" w:initials="SN">
    <w:p w14:paraId="168243BB" w14:textId="77777777" w:rsidR="00A95756" w:rsidRDefault="00C75715" w:rsidP="00F419B0">
      <w:pPr>
        <w:pStyle w:val="CommentText"/>
        <w:jc w:val="left"/>
      </w:pPr>
      <w:r>
        <w:rPr>
          <w:rStyle w:val="CommentReference"/>
        </w:rPr>
        <w:annotationRef/>
      </w:r>
      <w:r w:rsidR="00A95756">
        <w:t>It says in the results that this removal affected 21 chemicals from OPERA. Don't we know the test chemicals from OPERA?</w:t>
      </w:r>
    </w:p>
  </w:comment>
  <w:comment w:id="46" w:author="Wambaugh, John (he/him/his)" w:date="2024-08-05T11:50:00Z" w:initials="WJ(">
    <w:p w14:paraId="0400EEC2" w14:textId="77777777" w:rsidR="00D54F14" w:rsidRDefault="00D54F14" w:rsidP="00D54F14">
      <w:pPr>
        <w:pStyle w:val="CommentText"/>
        <w:jc w:val="left"/>
      </w:pPr>
      <w:r>
        <w:rPr>
          <w:rStyle w:val="CommentReference"/>
        </w:rPr>
        <w:annotationRef/>
      </w:r>
      <w:r>
        <w:t>Not yet.</w:t>
      </w:r>
    </w:p>
  </w:comment>
  <w:comment w:id="49" w:author="Sipes, Nisha" w:date="2024-06-07T21:14:00Z" w:initials="SN">
    <w:p w14:paraId="3928903D" w14:textId="0F0C2908" w:rsidR="00A34F0F" w:rsidRDefault="00A34F0F" w:rsidP="00A34F0F">
      <w:pPr>
        <w:pStyle w:val="CommentText"/>
        <w:jc w:val="left"/>
      </w:pPr>
      <w:r>
        <w:rPr>
          <w:rStyle w:val="CommentReference"/>
        </w:rPr>
        <w:annotationRef/>
      </w:r>
      <w:r>
        <w:t>I don't understand this. Is this referring to the consensus Clint model?</w:t>
      </w:r>
    </w:p>
  </w:comment>
  <w:comment w:id="50" w:author="Sipes, Nisha" w:date="2024-06-07T22:38:00Z" w:initials="SN">
    <w:p w14:paraId="643236C6" w14:textId="77777777" w:rsidR="00A34F0F" w:rsidRDefault="00A34F0F" w:rsidP="00A34F0F">
      <w:pPr>
        <w:pStyle w:val="CommentText"/>
        <w:jc w:val="left"/>
      </w:pPr>
      <w:r>
        <w:rPr>
          <w:rStyle w:val="CommentReference"/>
        </w:rPr>
        <w:annotationRef/>
      </w:r>
      <w:r>
        <w:t>Also why was the maximum Clint used?</w:t>
      </w:r>
    </w:p>
  </w:comment>
  <w:comment w:id="51" w:author="Devito, Michael (he/him/his)" w:date="2024-07-01T09:52:00Z" w:initials="D(">
    <w:p w14:paraId="0695FA67" w14:textId="77777777" w:rsidR="00002C1A" w:rsidRDefault="00002C1A" w:rsidP="00002C1A">
      <w:pPr>
        <w:pStyle w:val="CommentText"/>
      </w:pPr>
      <w:r>
        <w:t>i am okay with using the human protein binding.  However, the human Clint should not predict the rat Clint, so why would we expect the human data to predict the rat?</w:t>
      </w:r>
      <w:r>
        <w:rPr>
          <w:rStyle w:val="CommentReference"/>
        </w:rPr>
        <w:annotationRef/>
      </w:r>
    </w:p>
    <w:p w14:paraId="42B3FCFC" w14:textId="77777777" w:rsidR="00002C1A" w:rsidRDefault="00002C1A" w:rsidP="00002C1A">
      <w:pPr>
        <w:pStyle w:val="CommentText"/>
      </w:pPr>
    </w:p>
    <w:p w14:paraId="0DFD38E6" w14:textId="77777777" w:rsidR="00002C1A" w:rsidRDefault="00002C1A" w:rsidP="00002C1A">
      <w:pPr>
        <w:pStyle w:val="CommentText"/>
      </w:pPr>
      <w:r>
        <w:t>Was the human Clint data scaled to rats Clint?</w:t>
      </w:r>
    </w:p>
    <w:p w14:paraId="467C91DE" w14:textId="77777777" w:rsidR="00002C1A" w:rsidRDefault="00002C1A" w:rsidP="00002C1A">
      <w:pPr>
        <w:pStyle w:val="CommentText"/>
      </w:pPr>
    </w:p>
  </w:comment>
  <w:comment w:id="52" w:author="Patlewicz, Grace" w:date="2024-07-08T16:54:00Z" w:initials="PG">
    <w:p w14:paraId="05564898" w14:textId="28FC83BE" w:rsidR="00002D8C" w:rsidRDefault="00002D8C" w:rsidP="00A71126">
      <w:pPr>
        <w:pStyle w:val="CommentText"/>
        <w:jc w:val="left"/>
      </w:pPr>
      <w:r>
        <w:rPr>
          <w:rStyle w:val="CommentReference"/>
        </w:rPr>
        <w:annotationRef/>
      </w:r>
      <w:r>
        <w:t>Date version</w:t>
      </w:r>
    </w:p>
  </w:comment>
  <w:comment w:id="53" w:author="Patlewicz, Grace" w:date="2024-07-08T16:56:00Z" w:initials="PG">
    <w:p w14:paraId="1736D8A0" w14:textId="77777777" w:rsidR="00914FED" w:rsidRDefault="00914FED" w:rsidP="000B440D">
      <w:pPr>
        <w:pStyle w:val="CommentText"/>
        <w:jc w:val="left"/>
      </w:pPr>
      <w:r>
        <w:rPr>
          <w:rStyle w:val="CommentReference"/>
        </w:rPr>
        <w:annotationRef/>
      </w:r>
      <w:r>
        <w:t>How were these defined?</w:t>
      </w:r>
    </w:p>
  </w:comment>
  <w:comment w:id="54" w:author="Wambaugh, John (he/him/his)" w:date="2024-08-02T15:02:00Z" w:initials="WJ(">
    <w:p w14:paraId="6636CE25" w14:textId="77777777" w:rsidR="00FF20A7" w:rsidRDefault="00FF20A7" w:rsidP="00FF20A7">
      <w:pPr>
        <w:pStyle w:val="CommentText"/>
        <w:jc w:val="left"/>
      </w:pPr>
      <w:r>
        <w:rPr>
          <w:rStyle w:val="CommentReference"/>
        </w:rPr>
        <w:annotationRef/>
      </w:r>
      <w:r>
        <w:t>We used the PFAS master list. Right now we just reference your paper? Is that sufficient?</w:t>
      </w:r>
    </w:p>
  </w:comment>
  <w:comment w:id="55" w:author="Sipes, Nisha" w:date="2024-06-07T21:39:00Z" w:initials="SN">
    <w:p w14:paraId="67615B8D" w14:textId="27C67308" w:rsidR="00746A26" w:rsidRDefault="00746A26" w:rsidP="00F419B0">
      <w:pPr>
        <w:pStyle w:val="CommentText"/>
        <w:jc w:val="left"/>
      </w:pPr>
      <w:r>
        <w:rPr>
          <w:rStyle w:val="CommentReference"/>
        </w:rPr>
        <w:annotationRef/>
      </w:r>
      <w:r>
        <w:t>I didn't see this described in the methods.</w:t>
      </w:r>
    </w:p>
  </w:comment>
  <w:comment w:id="56" w:author="Wambaugh, John (he/him/his)" w:date="2024-08-02T15:02:00Z" w:initials="WJ(">
    <w:p w14:paraId="6948CB0E" w14:textId="77777777" w:rsidR="00193F55" w:rsidRDefault="00193F55" w:rsidP="00193F55">
      <w:pPr>
        <w:pStyle w:val="CommentText"/>
        <w:jc w:val="left"/>
      </w:pPr>
      <w:r>
        <w:rPr>
          <w:rStyle w:val="CommentReference"/>
        </w:rPr>
        <w:annotationRef/>
      </w:r>
      <w:r>
        <w:t>Added a description to methods. We used heatmap.2</w:t>
      </w:r>
    </w:p>
  </w:comment>
  <w:comment w:id="57" w:author="Sipes, Nisha" w:date="2024-06-07T22:06:00Z" w:initials="SN">
    <w:p w14:paraId="05BDC9FC" w14:textId="56AD555D" w:rsidR="00770095" w:rsidRDefault="00770095" w:rsidP="00F419B0">
      <w:pPr>
        <w:pStyle w:val="CommentText"/>
        <w:jc w:val="left"/>
      </w:pPr>
      <w:r>
        <w:rPr>
          <w:rStyle w:val="CommentReference"/>
        </w:rPr>
        <w:annotationRef/>
      </w:r>
      <w:r>
        <w:t>Just checking - this sentence makes me think that those values were removed for analyses in table 3. is this correct?</w:t>
      </w:r>
    </w:p>
  </w:comment>
  <w:comment w:id="58" w:author="Wambaugh, John (he/him/his)" w:date="2024-08-05T13:02:00Z" w:initials="WJ(">
    <w:p w14:paraId="05A917AF" w14:textId="77777777" w:rsidR="00F1773B" w:rsidRDefault="00F1773B" w:rsidP="00F1773B">
      <w:pPr>
        <w:pStyle w:val="CommentText"/>
        <w:jc w:val="left"/>
      </w:pPr>
      <w:r>
        <w:rPr>
          <w:rStyle w:val="CommentReference"/>
        </w:rPr>
        <w:annotationRef/>
      </w:r>
      <w:r>
        <w:t>Yes</w:t>
      </w:r>
    </w:p>
  </w:comment>
  <w:comment w:id="61" w:author="Sipes, Nisha" w:date="2024-06-07T21:08:00Z" w:initials="SN">
    <w:p w14:paraId="365CDD8F" w14:textId="77777777" w:rsidR="005508B5" w:rsidRDefault="005508B5" w:rsidP="007E0E78">
      <w:pPr>
        <w:pStyle w:val="CommentText"/>
        <w:jc w:val="left"/>
      </w:pPr>
      <w:r>
        <w:rPr>
          <w:rStyle w:val="CommentReference"/>
        </w:rPr>
        <w:annotationRef/>
      </w:r>
      <w:r>
        <w:t>What is IVBP? Should it be in table 2 also?</w:t>
      </w:r>
    </w:p>
  </w:comment>
  <w:comment w:id="62" w:author="Wambaugh, John (he/him/his)" w:date="2024-08-02T14:45:00Z" w:initials="WJ(">
    <w:p w14:paraId="23AC8E94" w14:textId="77777777" w:rsidR="005508B5" w:rsidRDefault="005508B5" w:rsidP="007E0E78">
      <w:pPr>
        <w:pStyle w:val="CommentText"/>
        <w:jc w:val="left"/>
      </w:pPr>
      <w:r>
        <w:rPr>
          <w:rStyle w:val="CommentReference"/>
        </w:rPr>
        <w:annotationRef/>
      </w:r>
      <w:r>
        <w:t>Added</w:t>
      </w:r>
    </w:p>
  </w:comment>
  <w:comment w:id="63" w:author="Sipes, Nisha" w:date="2024-06-07T22:10:00Z" w:initials="SN">
    <w:p w14:paraId="18CA3AFB" w14:textId="507664B3" w:rsidR="006971A2" w:rsidRDefault="008F5E5E" w:rsidP="00F419B0">
      <w:pPr>
        <w:pStyle w:val="CommentText"/>
        <w:jc w:val="left"/>
      </w:pPr>
      <w:r>
        <w:rPr>
          <w:rStyle w:val="CommentReference"/>
        </w:rPr>
        <w:annotationRef/>
      </w:r>
      <w:r w:rsidR="006971A2">
        <w:t>With the OPERA model represented as crosses, it is a little difficult to see how many data points there are in the middle. Maybe they could be purple x squares (like SPlus)?</w:t>
      </w:r>
    </w:p>
  </w:comment>
  <w:comment w:id="64" w:author="Wambaugh, John (he/him/his)" w:date="2024-08-05T15:47:00Z" w:initials="WJ(">
    <w:p w14:paraId="12229BFB" w14:textId="77777777" w:rsidR="00D85365" w:rsidRDefault="00D85365" w:rsidP="00D85365">
      <w:pPr>
        <w:pStyle w:val="CommentText"/>
        <w:jc w:val="left"/>
      </w:pPr>
      <w:r>
        <w:rPr>
          <w:rStyle w:val="CommentReference"/>
        </w:rPr>
        <w:annotationRef/>
      </w:r>
      <w:r>
        <w:t>I have standardized the plot points across all figures and can now more easily change these.</w:t>
      </w:r>
    </w:p>
  </w:comment>
  <w:comment w:id="66" w:author="Sipes, Nisha" w:date="2024-06-07T22:37:00Z" w:initials="SN">
    <w:p w14:paraId="03B045F6" w14:textId="5ACBCBBB" w:rsidR="00B000FB" w:rsidRDefault="0078196F" w:rsidP="00F419B0">
      <w:pPr>
        <w:pStyle w:val="CommentText"/>
        <w:jc w:val="left"/>
      </w:pPr>
      <w:r>
        <w:rPr>
          <w:rStyle w:val="CommentReference"/>
        </w:rPr>
        <w:annotationRef/>
      </w:r>
      <w:r w:rsidR="00B000FB">
        <w:t>This makes one question which parameter fup or Clint is a more major contributor to the overall statistics. If I am remembering my NIEHS work correctly, it is fup, which would make sense because based on Fig 4 - averaging fup across predictors yields an fup closer to the 1:1 line. In figure 3, taking max Clint would give higher predictions vs observed (i.e., to the right of the 1:1 line). Why would higher Clint be more predictive? Maybe Clint doesn't matter as much as fup</w:t>
      </w:r>
    </w:p>
  </w:comment>
  <w:comment w:id="67" w:author="Sipes, Nisha" w:date="2024-06-07T22:41:00Z" w:initials="SN">
    <w:p w14:paraId="1236E9D2" w14:textId="77777777" w:rsidR="00F92F92" w:rsidRDefault="00F92F92" w:rsidP="00F419B0">
      <w:pPr>
        <w:pStyle w:val="CommentText"/>
        <w:jc w:val="left"/>
      </w:pPr>
      <w:r>
        <w:rPr>
          <w:rStyle w:val="CommentReference"/>
        </w:rPr>
        <w:annotationRef/>
      </w:r>
      <w:r>
        <w:t>You could easily test this by changing the Clint and re-running the model to see the output (if that is useful for the manuscript and our understanding vs just out of curiosity).</w:t>
      </w:r>
    </w:p>
  </w:comment>
  <w:comment w:id="68" w:author="Wambaugh, John (he/him/his)" w:date="2024-08-05T14:45:00Z" w:initials="WJ(">
    <w:p w14:paraId="1EF97DD6" w14:textId="77777777" w:rsidR="00BF0024" w:rsidRDefault="00BF0024" w:rsidP="00BF0024">
      <w:pPr>
        <w:pStyle w:val="CommentText"/>
        <w:jc w:val="left"/>
      </w:pPr>
      <w:r>
        <w:rPr>
          <w:rStyle w:val="CommentReference"/>
        </w:rPr>
        <w:annotationRef/>
      </w:r>
      <w:r>
        <w:t>I think that in your 2017 paper you focused on Cmax, which depends mostly on fup and not really at all on Clint. Here I would expect more of a mix.</w:t>
      </w:r>
    </w:p>
  </w:comment>
  <w:comment w:id="69" w:author="Sipes, Nisha" w:date="2024-06-07T22:47:00Z" w:initials="SN">
    <w:p w14:paraId="6907141F" w14:textId="50DDC6E1" w:rsidR="0077480F" w:rsidRDefault="0077480F" w:rsidP="00F419B0">
      <w:pPr>
        <w:pStyle w:val="CommentText"/>
        <w:jc w:val="left"/>
      </w:pPr>
      <w:r>
        <w:rPr>
          <w:rStyle w:val="CommentReference"/>
        </w:rPr>
        <w:annotationRef/>
      </w:r>
      <w:r>
        <w:t>Hmm, consensus still seems to do better than all models, but on par with OPERA</w:t>
      </w:r>
    </w:p>
  </w:comment>
  <w:comment w:id="70" w:author="Sipes, Nisha" w:date="2024-06-07T22:57:00Z" w:initials="SN">
    <w:p w14:paraId="696DCBF2" w14:textId="77777777" w:rsidR="002832CB" w:rsidRDefault="002832CB" w:rsidP="00F419B0">
      <w:pPr>
        <w:pStyle w:val="CommentText"/>
        <w:jc w:val="left"/>
      </w:pPr>
      <w:r>
        <w:rPr>
          <w:rStyle w:val="CommentReference"/>
        </w:rPr>
        <w:annotationRef/>
      </w:r>
      <w:r>
        <w:t>Would we want to call out any of these chemicals? E.g., Far left corner (Flufenacet, Alachlor, 2-hydroxy-4-methoxybenzophenone), also boscalid, etoxazole, s-bioallethrin, )</w:t>
      </w:r>
    </w:p>
  </w:comment>
  <w:comment w:id="73" w:author="Devito, Michael (he/him/his)" w:date="2024-07-01T14:28:00Z" w:initials="D(">
    <w:p w14:paraId="015DD15C" w14:textId="77777777" w:rsidR="00CC3DB1" w:rsidRDefault="00CC3DB1" w:rsidP="00CC3DB1">
      <w:pPr>
        <w:pStyle w:val="CommentText"/>
      </w:pPr>
      <w:r>
        <w:t>how many are human vs rat and are there any chemicals with rat and human data?</w:t>
      </w:r>
      <w:r>
        <w:rPr>
          <w:rStyle w:val="CommentReference"/>
        </w:rPr>
        <w:annotationRef/>
      </w:r>
    </w:p>
    <w:p w14:paraId="0735657B" w14:textId="77777777" w:rsidR="00CC3DB1" w:rsidRDefault="00CC3DB1" w:rsidP="00CC3DB1">
      <w:pPr>
        <w:pStyle w:val="CommentText"/>
      </w:pPr>
    </w:p>
  </w:comment>
  <w:comment w:id="74" w:author="Patlewicz, Grace" w:date="2024-07-08T18:14:00Z" w:initials="PG">
    <w:p w14:paraId="5FA8D2FF" w14:textId="77777777" w:rsidR="005D1634" w:rsidRDefault="005D1634" w:rsidP="005D1634">
      <w:pPr>
        <w:pStyle w:val="CommentText"/>
        <w:jc w:val="left"/>
      </w:pPr>
      <w:r>
        <w:rPr>
          <w:rStyle w:val="CommentReference"/>
        </w:rPr>
        <w:annotationRef/>
      </w:r>
      <w:r>
        <w:t>Impact of this? Either state the significance of how this might effect the performance here or qualify in the discussion.</w:t>
      </w:r>
    </w:p>
  </w:comment>
  <w:comment w:id="75" w:author="Sipes, Nisha" w:date="2024-06-07T23:20:00Z" w:initials="SN">
    <w:p w14:paraId="7D0A14F3" w14:textId="77777777" w:rsidR="00BC1181" w:rsidRDefault="00BC1181" w:rsidP="00BC1181">
      <w:pPr>
        <w:pStyle w:val="CommentText"/>
        <w:jc w:val="left"/>
      </w:pPr>
      <w:r>
        <w:rPr>
          <w:rStyle w:val="CommentReference"/>
        </w:rPr>
        <w:annotationRef/>
      </w:r>
      <w:r>
        <w:t>1.2 based on Table 4</w:t>
      </w:r>
    </w:p>
  </w:comment>
  <w:comment w:id="76" w:author="Sipes, Nisha" w:date="2024-06-07T23:23:00Z" w:initials="SN">
    <w:p w14:paraId="06D2A14C" w14:textId="77777777" w:rsidR="00BC1181" w:rsidRDefault="00BC1181" w:rsidP="00BC1181">
      <w:pPr>
        <w:pStyle w:val="CommentText"/>
        <w:jc w:val="left"/>
      </w:pPr>
      <w:r>
        <w:rPr>
          <w:rStyle w:val="CommentReference"/>
        </w:rPr>
        <w:annotationRef/>
      </w:r>
      <w:r>
        <w:t xml:space="preserve">Not sure which row this is using. Top row is 1.2 to 1.3. </w:t>
      </w:r>
    </w:p>
  </w:comment>
  <w:comment w:id="78" w:author="Sipes, Nisha" w:date="2024-06-07T21:14:00Z" w:initials="SN">
    <w:p w14:paraId="3FC79628" w14:textId="77777777" w:rsidR="00646739" w:rsidRDefault="00646739" w:rsidP="00646739">
      <w:pPr>
        <w:pStyle w:val="CommentText"/>
        <w:jc w:val="left"/>
      </w:pPr>
      <w:r>
        <w:rPr>
          <w:rStyle w:val="CommentReference"/>
        </w:rPr>
        <w:annotationRef/>
      </w:r>
      <w:r>
        <w:t>I don't understand this. Is this referring to the consensus Clint model?</w:t>
      </w:r>
    </w:p>
  </w:comment>
  <w:comment w:id="79" w:author="Sipes, Nisha" w:date="2024-06-07T22:38:00Z" w:initials="SN">
    <w:p w14:paraId="66D858B1" w14:textId="77777777" w:rsidR="00646739" w:rsidRDefault="00646739" w:rsidP="00646739">
      <w:pPr>
        <w:pStyle w:val="CommentText"/>
        <w:jc w:val="left"/>
      </w:pPr>
      <w:r>
        <w:rPr>
          <w:rStyle w:val="CommentReference"/>
        </w:rPr>
        <w:annotationRef/>
      </w:r>
      <w:r>
        <w:t>Also why was the maximum Clint used?</w:t>
      </w:r>
    </w:p>
  </w:comment>
  <w:comment w:id="80" w:author="Wambaugh, John (he/him/his)" w:date="2024-08-02T14:48:00Z" w:initials="WJ(">
    <w:p w14:paraId="14CF682D" w14:textId="77777777" w:rsidR="00646739" w:rsidRDefault="00646739" w:rsidP="00646739">
      <w:pPr>
        <w:pStyle w:val="CommentText"/>
        <w:jc w:val="left"/>
      </w:pPr>
      <w:r>
        <w:rPr>
          <w:rStyle w:val="CommentReference"/>
        </w:rPr>
        <w:annotationRef/>
      </w:r>
      <w:r>
        <w:t>Should be convered by a combo of methods and discussion, not so much a result</w:t>
      </w:r>
    </w:p>
  </w:comment>
  <w:comment w:id="77" w:author="Sipes, Nisha" w:date="2024-06-07T23:24:00Z" w:initials="SN">
    <w:p w14:paraId="77786D57" w14:textId="77777777" w:rsidR="00037498" w:rsidRDefault="00037498" w:rsidP="00F419B0">
      <w:pPr>
        <w:pStyle w:val="CommentText"/>
        <w:jc w:val="left"/>
      </w:pPr>
      <w:r>
        <w:rPr>
          <w:rStyle w:val="CommentReference"/>
        </w:rPr>
        <w:annotationRef/>
      </w:r>
      <w:r>
        <w:t>Table 4 top row Yrandom is 1.4</w:t>
      </w:r>
    </w:p>
  </w:comment>
  <w:comment w:id="84" w:author="Sipes, Nisha" w:date="2024-06-07T23:25:00Z" w:initials="SN">
    <w:p w14:paraId="6AD1E289" w14:textId="77777777" w:rsidR="00636790" w:rsidRDefault="00636790" w:rsidP="00F419B0">
      <w:pPr>
        <w:pStyle w:val="CommentText"/>
        <w:jc w:val="left"/>
      </w:pPr>
      <w:r>
        <w:rPr>
          <w:rStyle w:val="CommentReference"/>
        </w:rPr>
        <w:annotationRef/>
      </w:r>
      <w:r>
        <w:t>Table 4 Bottom row "maximal" for consensus is 1.1, which is the same as OPERA, but not nearly as good as in vivo (0.68)</w:t>
      </w:r>
    </w:p>
  </w:comment>
  <w:comment w:id="85" w:author="Sipes, Nisha" w:date="2024-06-07T23:27:00Z" w:initials="SN">
    <w:p w14:paraId="1A752753" w14:textId="77777777" w:rsidR="00B24C80" w:rsidRDefault="00B24C80" w:rsidP="00F419B0">
      <w:pPr>
        <w:pStyle w:val="CommentText"/>
        <w:jc w:val="left"/>
      </w:pPr>
      <w:r>
        <w:rPr>
          <w:rStyle w:val="CommentReference"/>
        </w:rPr>
        <w:annotationRef/>
      </w:r>
      <w:r>
        <w:t>Would it be helpful to add fold change in Table 5?</w:t>
      </w:r>
    </w:p>
  </w:comment>
  <w:comment w:id="86" w:author="Wambaugh, John (he/him/his)" w:date="2024-08-05T13:32:00Z" w:initials="WJ(">
    <w:p w14:paraId="61BE2D6D" w14:textId="77777777" w:rsidR="009423E3" w:rsidRDefault="009423E3" w:rsidP="009423E3">
      <w:pPr>
        <w:pStyle w:val="CommentText"/>
        <w:jc w:val="left"/>
      </w:pPr>
      <w:r>
        <w:rPr>
          <w:rStyle w:val="CommentReference"/>
        </w:rPr>
        <w:annotationRef/>
      </w:r>
      <w:r>
        <w:t>The supplemental version should have every statistic, but I worry about overwhelming the story with too many different stats.</w:t>
      </w:r>
    </w:p>
  </w:comment>
  <w:comment w:id="87" w:author="Sipes, Nisha" w:date="2024-06-07T23:28:00Z" w:initials="SN">
    <w:p w14:paraId="4DAEF756" w14:textId="6837DA70" w:rsidR="002947AE" w:rsidRDefault="002947AE" w:rsidP="00F419B0">
      <w:pPr>
        <w:pStyle w:val="CommentText"/>
        <w:jc w:val="left"/>
      </w:pPr>
      <w:r>
        <w:rPr>
          <w:rStyle w:val="CommentReference"/>
        </w:rPr>
        <w:annotationRef/>
      </w:r>
      <w:r>
        <w:t>update</w:t>
      </w:r>
    </w:p>
  </w:comment>
  <w:comment w:id="88" w:author="Sipes, Nisha" w:date="2024-06-07T23:30:00Z" w:initials="SN">
    <w:p w14:paraId="1C7B210D" w14:textId="77777777" w:rsidR="002317B9" w:rsidRDefault="002317B9" w:rsidP="00F419B0">
      <w:pPr>
        <w:pStyle w:val="CommentText"/>
        <w:jc w:val="left"/>
      </w:pPr>
      <w:r>
        <w:rPr>
          <w:rStyle w:val="CommentReference"/>
        </w:rPr>
        <w:annotationRef/>
      </w:r>
      <w:r>
        <w:t>References do not seem to be formatted correctly, so likely not in the reference section</w:t>
      </w:r>
    </w:p>
  </w:comment>
  <w:comment w:id="89" w:author="Sipes, Nisha" w:date="2024-06-07T23:32:00Z" w:initials="SN">
    <w:p w14:paraId="70C01084" w14:textId="77777777" w:rsidR="00D455B6" w:rsidRDefault="00D455B6" w:rsidP="00F419B0">
      <w:pPr>
        <w:pStyle w:val="CommentText"/>
        <w:jc w:val="left"/>
      </w:pPr>
      <w:r>
        <w:rPr>
          <w:rStyle w:val="CommentReference"/>
        </w:rPr>
        <w:annotationRef/>
      </w:r>
      <w:r>
        <w:t>Which model are we looking at? Lowest for Cmax is 0.79 OPERA, lowest for AUC is 1.1 Consensus (Table 5)</w:t>
      </w:r>
    </w:p>
  </w:comment>
  <w:comment w:id="90" w:author="Wambaugh, John (he/him/his)" w:date="2024-08-05T13:02:00Z" w:initials="WJ(">
    <w:p w14:paraId="2E087FC8" w14:textId="77777777" w:rsidR="009D761D" w:rsidRDefault="00996688" w:rsidP="009D761D">
      <w:pPr>
        <w:pStyle w:val="CommentText"/>
        <w:jc w:val="left"/>
      </w:pPr>
      <w:r>
        <w:rPr>
          <w:rStyle w:val="CommentReference"/>
        </w:rPr>
        <w:annotationRef/>
      </w:r>
      <w:r w:rsidR="009D761D">
        <w:t>Consistent plot symbols for each model.</w:t>
      </w:r>
    </w:p>
  </w:comment>
  <w:comment w:id="91" w:author="Wambaugh, John (he/him/his)" w:date="2024-08-05T16:04:00Z" w:initials="WJ(">
    <w:p w14:paraId="1A99A8A3" w14:textId="725605F4" w:rsidR="009D761D" w:rsidRDefault="009D761D" w:rsidP="009D761D">
      <w:pPr>
        <w:pStyle w:val="CommentText"/>
        <w:jc w:val="left"/>
      </w:pPr>
      <w:r>
        <w:rPr>
          <w:rStyle w:val="CommentReference"/>
        </w:rPr>
        <w:annotationRef/>
      </w:r>
      <w:r>
        <w:t>Done</w:t>
      </w:r>
    </w:p>
  </w:comment>
  <w:comment w:id="95" w:author="Devito, Michael (he/him/his)" w:date="2024-07-01T10:46:00Z" w:initials="D(">
    <w:p w14:paraId="32EB41E8" w14:textId="5AA2D114" w:rsidR="00D46795" w:rsidRDefault="00D46795" w:rsidP="00D46795">
      <w:pPr>
        <w:pStyle w:val="CommentText"/>
      </w:pPr>
      <w:r>
        <w:t>We started with 101 chemicals and dropped 11 because they did not have iv data. 4 chemicals had flat CvT That gets us to 86 chemicals. Only 64 had in vitro data. Why are there 83 chemicals in figure 2?</w:t>
      </w:r>
      <w:r>
        <w:rPr>
          <w:rStyle w:val="CommentReference"/>
        </w:rPr>
        <w:annotationRef/>
      </w:r>
    </w:p>
  </w:comment>
  <w:comment w:id="104" w:author="Devito, Michael (he/him/his)" w:date="2024-07-01T14:23:00Z" w:initials="D(">
    <w:p w14:paraId="5C479A0D" w14:textId="644223DB" w:rsidR="55F4CC02" w:rsidRDefault="55F4CC02">
      <w:pPr>
        <w:pStyle w:val="CommentText"/>
      </w:pPr>
      <w:r>
        <w:t>link does not work</w:t>
      </w:r>
      <w:r>
        <w:rPr>
          <w:rStyle w:val="CommentReference"/>
        </w:rPr>
        <w:annotationRef/>
      </w:r>
    </w:p>
  </w:comment>
  <w:comment w:id="105" w:author="Wambaugh, John (he/him/his)" w:date="2024-08-02T14:44:00Z" w:initials="WJ(">
    <w:p w14:paraId="55064E71" w14:textId="77777777" w:rsidR="00AA2784" w:rsidRDefault="00AA2784" w:rsidP="00AA2784">
      <w:pPr>
        <w:pStyle w:val="CommentText"/>
        <w:jc w:val="left"/>
      </w:pPr>
      <w:r>
        <w:rPr>
          <w:rStyle w:val="CommentReference"/>
        </w:rPr>
        <w:annotationRef/>
      </w:r>
      <w:r>
        <w:t>Until we make it public I have to add each person manually. I added you.</w:t>
      </w:r>
    </w:p>
  </w:comment>
  <w:comment w:id="106" w:author="Wambaugh, John (he/him/his)" w:date="2024-03-25T12:20:00Z" w:initials="WJ(">
    <w:p w14:paraId="6224443D" w14:textId="7A60E4FE" w:rsidR="00D472C2" w:rsidRDefault="00D472C2" w:rsidP="00BC60D9">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 w:id="107" w:author="Wambaugh, John (he/him/his)" w:date="2024-08-09T12:47:00Z" w:initials="WJ(">
    <w:p w14:paraId="77B1EA19" w14:textId="77777777" w:rsidR="002C1BBB" w:rsidRDefault="002C1BBB" w:rsidP="002C1BBB">
      <w:pPr>
        <w:pStyle w:val="CommentText"/>
        <w:jc w:val="left"/>
      </w:pPr>
      <w:r>
        <w:rPr>
          <w:rStyle w:val="CommentReference"/>
        </w:rPr>
        <w:annotationRef/>
      </w:r>
      <w:r>
        <w:t>Note in text some fit predictions much lower because of disagreement between oral and iv data.</w:t>
      </w:r>
    </w:p>
  </w:comment>
  <w:comment w:id="108" w:author="Devito, Michael (he/him/his)" w:date="2024-07-01T14:23:00Z" w:initials="D(">
    <w:p w14:paraId="13D14465" w14:textId="46292797" w:rsidR="55F4CC02" w:rsidRDefault="55F4CC02">
      <w:pPr>
        <w:pStyle w:val="CommentText"/>
      </w:pPr>
      <w:r>
        <w:t>this link does not work</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D69B53" w15:done="0"/>
  <w15:commentEx w15:paraId="15B13118" w15:done="1"/>
  <w15:commentEx w15:paraId="424733E2" w15:done="1"/>
  <w15:commentEx w15:paraId="76BBB0B0" w15:paraIdParent="424733E2" w15:done="1"/>
  <w15:commentEx w15:paraId="43114DED" w15:done="1"/>
  <w15:commentEx w15:paraId="7F06993E" w15:done="1"/>
  <w15:commentEx w15:paraId="7CD91265" w15:done="1"/>
  <w15:commentEx w15:paraId="2EA39884" w15:done="1"/>
  <w15:commentEx w15:paraId="47DFFB83" w15:paraIdParent="2EA39884" w15:done="1"/>
  <w15:commentEx w15:paraId="0454CD55" w15:done="1"/>
  <w15:commentEx w15:paraId="71652CD1" w15:paraIdParent="0454CD55" w15:done="1"/>
  <w15:commentEx w15:paraId="789740A1" w15:done="1"/>
  <w15:commentEx w15:paraId="204CF546" w15:done="1"/>
  <w15:commentEx w15:paraId="70F20FAF" w15:paraIdParent="204CF546" w15:done="1"/>
  <w15:commentEx w15:paraId="359051DE" w15:paraIdParent="204CF546" w15:done="1"/>
  <w15:commentEx w15:paraId="00583B66" w15:done="1"/>
  <w15:commentEx w15:paraId="4FDE63AE" w15:done="1"/>
  <w15:commentEx w15:paraId="0BE38547" w15:paraIdParent="4FDE63AE" w15:done="1"/>
  <w15:commentEx w15:paraId="2484A190" w15:done="0"/>
  <w15:commentEx w15:paraId="2FA389A9" w15:done="1"/>
  <w15:commentEx w15:paraId="2FE4D490" w15:paraIdParent="2FA389A9" w15:done="1"/>
  <w15:commentEx w15:paraId="4065CDD1" w15:done="1"/>
  <w15:commentEx w15:paraId="03EE7945" w15:paraIdParent="4065CDD1" w15:done="1"/>
  <w15:commentEx w15:paraId="12C4FB2F" w15:done="1"/>
  <w15:commentEx w15:paraId="611FB5DC" w15:done="1"/>
  <w15:commentEx w15:paraId="61CE75B7" w15:paraIdParent="611FB5DC" w15:done="1"/>
  <w15:commentEx w15:paraId="1890B47B" w15:done="0"/>
  <w15:commentEx w15:paraId="4BCC734C" w15:paraIdParent="1890B47B" w15:done="0"/>
  <w15:commentEx w15:paraId="752B4F36" w15:done="1"/>
  <w15:commentEx w15:paraId="198AC654" w15:paraIdParent="752B4F36" w15:done="1"/>
  <w15:commentEx w15:paraId="7BE733CB" w15:done="1"/>
  <w15:commentEx w15:paraId="1621980C" w15:done="0"/>
  <w15:commentEx w15:paraId="71E559D4" w15:done="1"/>
  <w15:commentEx w15:paraId="6FCCA9D3" w15:done="0"/>
  <w15:commentEx w15:paraId="5525482B" w15:paraIdParent="6FCCA9D3" w15:done="0"/>
  <w15:commentEx w15:paraId="13939B98" w15:done="0"/>
  <w15:commentEx w15:paraId="508DA3EE" w15:done="0"/>
  <w15:commentEx w15:paraId="168243BB" w15:paraIdParent="508DA3EE" w15:done="0"/>
  <w15:commentEx w15:paraId="0400EEC2" w15:paraIdParent="508DA3EE" w15:done="0"/>
  <w15:commentEx w15:paraId="3928903D" w15:done="0"/>
  <w15:commentEx w15:paraId="643236C6" w15:paraIdParent="3928903D" w15:done="0"/>
  <w15:commentEx w15:paraId="467C91DE" w15:done="0"/>
  <w15:commentEx w15:paraId="05564898" w15:done="0"/>
  <w15:commentEx w15:paraId="1736D8A0" w15:done="0"/>
  <w15:commentEx w15:paraId="6636CE25" w15:paraIdParent="1736D8A0" w15:done="0"/>
  <w15:commentEx w15:paraId="67615B8D" w15:done="1"/>
  <w15:commentEx w15:paraId="6948CB0E" w15:paraIdParent="67615B8D" w15:done="1"/>
  <w15:commentEx w15:paraId="05BDC9FC" w15:done="1"/>
  <w15:commentEx w15:paraId="05A917AF" w15:paraIdParent="05BDC9FC" w15:done="1"/>
  <w15:commentEx w15:paraId="365CDD8F" w15:done="1"/>
  <w15:commentEx w15:paraId="23AC8E94" w15:paraIdParent="365CDD8F" w15:done="1"/>
  <w15:commentEx w15:paraId="18CA3AFB" w15:done="0"/>
  <w15:commentEx w15:paraId="12229BFB" w15:paraIdParent="18CA3AFB" w15:done="0"/>
  <w15:commentEx w15:paraId="03B045F6" w15:done="0"/>
  <w15:commentEx w15:paraId="1236E9D2" w15:paraIdParent="03B045F6" w15:done="0"/>
  <w15:commentEx w15:paraId="1EF97DD6" w15:paraIdParent="03B045F6" w15:done="0"/>
  <w15:commentEx w15:paraId="6907141F" w15:done="0"/>
  <w15:commentEx w15:paraId="696DCBF2" w15:done="0"/>
  <w15:commentEx w15:paraId="0735657B" w15:done="0"/>
  <w15:commentEx w15:paraId="5FA8D2FF" w15:done="0"/>
  <w15:commentEx w15:paraId="7D0A14F3" w15:done="1"/>
  <w15:commentEx w15:paraId="06D2A14C" w15:done="1"/>
  <w15:commentEx w15:paraId="3FC79628" w15:done="1"/>
  <w15:commentEx w15:paraId="66D858B1" w15:paraIdParent="3FC79628" w15:done="1"/>
  <w15:commentEx w15:paraId="14CF682D" w15:paraIdParent="3FC79628" w15:done="1"/>
  <w15:commentEx w15:paraId="77786D57" w15:done="1"/>
  <w15:commentEx w15:paraId="6AD1E289" w15:done="1"/>
  <w15:commentEx w15:paraId="1A752753" w15:done="0"/>
  <w15:commentEx w15:paraId="61BE2D6D" w15:paraIdParent="1A752753" w15:done="0"/>
  <w15:commentEx w15:paraId="4DAEF756" w15:done="1"/>
  <w15:commentEx w15:paraId="1C7B210D" w15:done="1"/>
  <w15:commentEx w15:paraId="70C01084" w15:done="1"/>
  <w15:commentEx w15:paraId="2E087FC8" w15:done="1"/>
  <w15:commentEx w15:paraId="1A99A8A3" w15:paraIdParent="2E087FC8" w15:done="1"/>
  <w15:commentEx w15:paraId="32EB41E8" w15:done="1"/>
  <w15:commentEx w15:paraId="5C479A0D" w15:done="1"/>
  <w15:commentEx w15:paraId="55064E71" w15:paraIdParent="5C479A0D" w15:done="1"/>
  <w15:commentEx w15:paraId="6224443D" w15:done="0"/>
  <w15:commentEx w15:paraId="77B1EA19" w15:done="0"/>
  <w15:commentEx w15:paraId="13D144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2F87A2" w16cex:dateUtc="2024-07-03T12:17:00Z"/>
  <w16cex:commentExtensible w16cex:durableId="2A0DE65D" w16cex:dateUtc="2024-06-08T00:04:00Z"/>
  <w16cex:commentExtensible w16cex:durableId="2A2576F4" w16cex:dateUtc="2024-06-25T21:03:00Z"/>
  <w16cex:commentExtensible w16cex:durableId="1FD47929" w16cex:dateUtc="2024-06-28T19:17:00Z"/>
  <w16cex:commentExtensible w16cex:durableId="2A257757" w16cex:dateUtc="2024-06-25T21:05:00Z"/>
  <w16cex:commentExtensible w16cex:durableId="2A0DE6C6" w16cex:dateUtc="2024-06-08T00:06:00Z"/>
  <w16cex:commentExtensible w16cex:durableId="2A576830" w16cex:dateUtc="2024-06-08T00:06:00Z"/>
  <w16cex:commentExtensible w16cex:durableId="2A0DE6FB" w16cex:dateUtc="2024-06-08T00:07:00Z"/>
  <w16cex:commentExtensible w16cex:durableId="2A576C5A" w16cex:dateUtc="2024-08-02T18:31:00Z"/>
  <w16cex:commentExtensible w16cex:durableId="2A300D6E" w16cex:dateUtc="2024-07-03T21:48:00Z"/>
  <w16cex:commentExtensible w16cex:durableId="2A576C3F" w16cex:dateUtc="2024-08-02T18:31:00Z"/>
  <w16cex:commentExtensible w16cex:durableId="2A3690EE" w16cex:dateUtc="2024-07-08T20:23:00Z"/>
  <w16cex:commentExtensible w16cex:durableId="2A3692F5" w16cex:dateUtc="2024-07-08T20:31:00Z"/>
  <w16cex:commentExtensible w16cex:durableId="2A5B1D2E" w16cex:dateUtc="2024-08-05T13:43:00Z"/>
  <w16cex:commentExtensible w16cex:durableId="2A5B1E0A" w16cex:dateUtc="2024-08-05T13:46:00Z"/>
  <w16cex:commentExtensible w16cex:durableId="2A369341" w16cex:dateUtc="2024-07-08T20:32:00Z"/>
  <w16cex:commentExtensible w16cex:durableId="2A36AC3F" w16cex:dateUtc="2024-07-08T22:19:00Z"/>
  <w16cex:commentExtensible w16cex:durableId="2A5B3994" w16cex:dateUtc="2024-08-05T15:44:00Z"/>
  <w16cex:commentExtensible w16cex:durableId="2A36AB13" w16cex:dateUtc="2024-07-08T22:14:00Z"/>
  <w16cex:commentExtensible w16cex:durableId="2A3699F7" w16cex:dateUtc="2024-07-08T21:01:00Z"/>
  <w16cex:commentExtensible w16cex:durableId="2A5773C3" w16cex:dateUtc="2024-08-02T19:03:00Z"/>
  <w16cex:commentExtensible w16cex:durableId="2A36AA0D" w16cex:dateUtc="2024-07-08T22:10:00Z"/>
  <w16cex:commentExtensible w16cex:durableId="2A5B3B95" w16cex:dateUtc="2024-08-05T15:52:00Z"/>
  <w16cex:commentExtensible w16cex:durableId="7B0D5A5C" w16cex:dateUtc="2024-07-01T13:35:00Z"/>
  <w16cex:commentExtensible w16cex:durableId="2A3699E1" w16cex:dateUtc="2024-07-08T21:01:00Z"/>
  <w16cex:commentExtensible w16cex:durableId="2A5B4F91" w16cex:dateUtc="2024-08-05T17:18:00Z"/>
  <w16cex:commentExtensible w16cex:durableId="311DB31E" w16cex:dateUtc="2024-07-01T14:11:00Z"/>
  <w16cex:commentExtensible w16cex:durableId="2A61B854" w16cex:dateUtc="2024-08-10T13:58:00Z"/>
  <w16cex:commentExtensible w16cex:durableId="29F5E4D6" w16cex:dateUtc="2024-05-20T19:03:00Z"/>
  <w16cex:commentExtensible w16cex:durableId="2A0DF51C" w16cex:dateUtc="2024-06-08T01:07:00Z"/>
  <w16cex:commentExtensible w16cex:durableId="2A0E0FE4" w16cex:dateUtc="2024-06-08T03:01:00Z"/>
  <w16cex:commentExtensible w16cex:durableId="2A369F0D" w16cex:dateUtc="2024-07-08T21:23:00Z"/>
  <w16cex:commentExtensible w16cex:durableId="291C0335" w16cex:dateUtc="2024-07-01T13:54:00Z"/>
  <w16cex:commentExtensible w16cex:durableId="2A0DF83A" w16cex:dateUtc="2024-06-08T01:20:00Z"/>
  <w16cex:commentExtensible w16cex:durableId="2A5B3B45" w16cex:dateUtc="2024-08-05T15:51:00Z"/>
  <w16cex:commentExtensible w16cex:durableId="2A0DF734" w16cex:dateUtc="2024-06-08T01:16:00Z">
    <w16cex:extLst>
      <w16:ext w16:uri="{CE6994B0-6A32-4C9F-8C6B-6E91EDA988CE}">
        <cr:reactions xmlns:cr="http://schemas.microsoft.com/office/comments/2020/reactions">
          <cr:reaction reactionType="1">
            <cr:reactionInfo dateUtc="2024-07-01T14:01:31Z">
              <cr:user userId="S::devito.michael@epa.gov::5cd4b615-af17-4053-9fa8-b24600f76d9b" userProvider="AD" userName="Devito, Michael (he/him/his)"/>
            </cr:reactionInfo>
          </cr:reaction>
        </cr:reactions>
      </w16:ext>
    </w16cex:extLst>
  </w16cex:commentExtensible>
  <w16cex:commentExtensible w16cex:durableId="2A0DF792" w16cex:dateUtc="2024-06-08T01:18:00Z"/>
  <w16cex:commentExtensible w16cex:durableId="2A0DFB21" w16cex:dateUtc="2024-06-08T01:33:00Z"/>
  <w16cex:commentExtensible w16cex:durableId="2A5B3B10" w16cex:dateUtc="2024-08-05T15:50:00Z"/>
  <w16cex:commentExtensible w16cex:durableId="2A0DF6C1" w16cex:dateUtc="2024-06-08T01:14:00Z"/>
  <w16cex:commentExtensible w16cex:durableId="2A0E0A6A" w16cex:dateUtc="2024-06-08T02:38:00Z"/>
  <w16cex:commentExtensible w16cex:durableId="2A5B62E4" w16cex:dateUtc="2024-07-01T13:52:00Z"/>
  <w16cex:commentExtensible w16cex:durableId="2A369850" w16cex:dateUtc="2024-07-08T20:54:00Z"/>
  <w16cex:commentExtensible w16cex:durableId="2A3698B9" w16cex:dateUtc="2024-07-08T20:56:00Z"/>
  <w16cex:commentExtensible w16cex:durableId="2A577391" w16cex:dateUtc="2024-08-02T19:02:00Z"/>
  <w16cex:commentExtensible w16cex:durableId="2A0DFC7F" w16cex:dateUtc="2024-06-08T01:39:00Z"/>
  <w16cex:commentExtensible w16cex:durableId="2A577370" w16cex:dateUtc="2024-08-02T19:02:00Z"/>
  <w16cex:commentExtensible w16cex:durableId="2A0E02E6" w16cex:dateUtc="2024-06-08T02:06:00Z"/>
  <w16cex:commentExtensible w16cex:durableId="2A5B4BC8" w16cex:dateUtc="2024-08-05T17:02:00Z"/>
  <w16cex:commentExtensible w16cex:durableId="2A0DF533" w16cex:dateUtc="2024-06-08T01:08:00Z"/>
  <w16cex:commentExtensible w16cex:durableId="2A576F7D" w16cex:dateUtc="2024-08-02T18:45:00Z"/>
  <w16cex:commentExtensible w16cex:durableId="2A0E03CC" w16cex:dateUtc="2024-06-08T02:10:00Z"/>
  <w16cex:commentExtensible w16cex:durableId="2A5B728D" w16cex:dateUtc="2024-08-05T19:47:00Z"/>
  <w16cex:commentExtensible w16cex:durableId="2A0E0A16" w16cex:dateUtc="2024-06-08T02:37:00Z"/>
  <w16cex:commentExtensible w16cex:durableId="2A0E0B2E" w16cex:dateUtc="2024-06-08T02:41:00Z"/>
  <w16cex:commentExtensible w16cex:durableId="2A5B63EF" w16cex:dateUtc="2024-08-05T18:45:00Z"/>
  <w16cex:commentExtensible w16cex:durableId="2A0E0C80" w16cex:dateUtc="2024-06-08T02:47:00Z"/>
  <w16cex:commentExtensible w16cex:durableId="2A0E0EF4" w16cex:dateUtc="2024-06-08T02:57:00Z">
    <w16cex:extLst>
      <w16:ext w16:uri="{CE6994B0-6A32-4C9F-8C6B-6E91EDA988CE}">
        <cr:reactions xmlns:cr="http://schemas.microsoft.com/office/comments/2020/reactions">
          <cr:reaction reactionType="1">
            <cr:reactionInfo dateUtc="2024-07-02T13:19:30Z">
              <cr:user userId="S::devito.michael@epa.gov::5cd4b615-af17-4053-9fa8-b24600f76d9b" userProvider="AD" userName="Devito, Michael (he/him/his)"/>
            </cr:reactionInfo>
          </cr:reaction>
        </cr:reactions>
      </w16:ext>
    </w16cex:extLst>
  </w16cex:commentExtensible>
  <w16cex:commentExtensible w16cex:durableId="2A5B61BF" w16cex:dateUtc="2024-07-01T18:28:00Z"/>
  <w16cex:commentExtensible w16cex:durableId="2A576E21" w16cex:dateUtc="2024-07-08T22:14:00Z"/>
  <w16cex:commentExtensible w16cex:durableId="2A0E1454" w16cex:dateUtc="2024-06-08T03:20:00Z"/>
  <w16cex:commentExtensible w16cex:durableId="2A0E1505" w16cex:dateUtc="2024-06-08T03:23:00Z"/>
  <w16cex:commentExtensible w16cex:durableId="2A576E79" w16cex:dateUtc="2024-06-08T01:14:00Z"/>
  <w16cex:commentExtensible w16cex:durableId="2A576E78" w16cex:dateUtc="2024-06-08T02:38:00Z"/>
  <w16cex:commentExtensible w16cex:durableId="2A577022" w16cex:dateUtc="2024-08-02T18:48:00Z"/>
  <w16cex:commentExtensible w16cex:durableId="2A0E151C" w16cex:dateUtc="2024-06-08T03:24:00Z"/>
  <w16cex:commentExtensible w16cex:durableId="2A0E155F" w16cex:dateUtc="2024-06-08T03:25:00Z"/>
  <w16cex:commentExtensible w16cex:durableId="2A0E15FD" w16cex:dateUtc="2024-06-08T03:27:00Z"/>
  <w16cex:commentExtensible w16cex:durableId="2A5B52E2" w16cex:dateUtc="2024-08-05T17:32:00Z"/>
  <w16cex:commentExtensible w16cex:durableId="2A0E1633" w16cex:dateUtc="2024-06-08T03:28:00Z"/>
  <w16cex:commentExtensible w16cex:durableId="2A0E169E" w16cex:dateUtc="2024-06-08T03:30:00Z"/>
  <w16cex:commentExtensible w16cex:durableId="2A0E170A" w16cex:dateUtc="2024-06-08T03:32:00Z"/>
  <w16cex:commentExtensible w16cex:durableId="2A5B4BF5" w16cex:dateUtc="2024-08-05T17:02:00Z"/>
  <w16cex:commentExtensible w16cex:durableId="2A5B767C" w16cex:dateUtc="2024-08-05T20:04:00Z"/>
  <w16cex:commentExtensible w16cex:durableId="55028F4C" w16cex:dateUtc="2024-07-01T14:46:00Z"/>
  <w16cex:commentExtensible w16cex:durableId="71BD184B" w16cex:dateUtc="2024-07-01T18:23:00Z"/>
  <w16cex:commentExtensible w16cex:durableId="2A576F63" w16cex:dateUtc="2024-08-02T18:44:00Z"/>
  <w16cex:commentExtensible w16cex:durableId="29F04E61" w16cex:dateUtc="2024-03-25T16:20:00Z"/>
  <w16cex:commentExtensible w16cex:durableId="2A608E4C" w16cex:dateUtc="2024-08-09T16:47:00Z"/>
  <w16cex:commentExtensible w16cex:durableId="22FB2DAB" w16cex:dateUtc="2024-07-0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D69B53" w16cid:durableId="2A2F87A2"/>
  <w16cid:commentId w16cid:paraId="15B13118" w16cid:durableId="2A0DE65D"/>
  <w16cid:commentId w16cid:paraId="424733E2" w16cid:durableId="2A2576F4"/>
  <w16cid:commentId w16cid:paraId="76BBB0B0" w16cid:durableId="1FD47929"/>
  <w16cid:commentId w16cid:paraId="43114DED" w16cid:durableId="2A257757"/>
  <w16cid:commentId w16cid:paraId="7F06993E" w16cid:durableId="2A0DE6C6"/>
  <w16cid:commentId w16cid:paraId="7CD91265" w16cid:durableId="2A576830"/>
  <w16cid:commentId w16cid:paraId="2EA39884" w16cid:durableId="2A0DE6FB"/>
  <w16cid:commentId w16cid:paraId="47DFFB83" w16cid:durableId="2A576C5A"/>
  <w16cid:commentId w16cid:paraId="0454CD55" w16cid:durableId="2A300D6E"/>
  <w16cid:commentId w16cid:paraId="71652CD1" w16cid:durableId="2A576C3F"/>
  <w16cid:commentId w16cid:paraId="789740A1" w16cid:durableId="2A3690EE"/>
  <w16cid:commentId w16cid:paraId="204CF546" w16cid:durableId="2A3692F5"/>
  <w16cid:commentId w16cid:paraId="70F20FAF" w16cid:durableId="2A5B1D2E"/>
  <w16cid:commentId w16cid:paraId="359051DE" w16cid:durableId="2A5B1E0A"/>
  <w16cid:commentId w16cid:paraId="00583B66" w16cid:durableId="2A369341"/>
  <w16cid:commentId w16cid:paraId="4FDE63AE" w16cid:durableId="2A36AC3F"/>
  <w16cid:commentId w16cid:paraId="0BE38547" w16cid:durableId="2A5B3994"/>
  <w16cid:commentId w16cid:paraId="2484A190" w16cid:durableId="2A36AB13"/>
  <w16cid:commentId w16cid:paraId="2FA389A9" w16cid:durableId="2A3699F7"/>
  <w16cid:commentId w16cid:paraId="2FE4D490" w16cid:durableId="2A5773C3"/>
  <w16cid:commentId w16cid:paraId="4065CDD1" w16cid:durableId="2A36AA0D"/>
  <w16cid:commentId w16cid:paraId="03EE7945" w16cid:durableId="2A5B3B95"/>
  <w16cid:commentId w16cid:paraId="12C4FB2F" w16cid:durableId="7B0D5A5C"/>
  <w16cid:commentId w16cid:paraId="611FB5DC" w16cid:durableId="2A3699E1"/>
  <w16cid:commentId w16cid:paraId="61CE75B7" w16cid:durableId="2A5B4F91"/>
  <w16cid:commentId w16cid:paraId="1890B47B" w16cid:durableId="311DB31E"/>
  <w16cid:commentId w16cid:paraId="4BCC734C" w16cid:durableId="2A61B854"/>
  <w16cid:commentId w16cid:paraId="752B4F36" w16cid:durableId="29F5E4D6"/>
  <w16cid:commentId w16cid:paraId="198AC654" w16cid:durableId="2A0DF51C"/>
  <w16cid:commentId w16cid:paraId="7BE733CB" w16cid:durableId="2A0E0FE4"/>
  <w16cid:commentId w16cid:paraId="1621980C" w16cid:durableId="2A369F0D"/>
  <w16cid:commentId w16cid:paraId="71E559D4" w16cid:durableId="291C0335"/>
  <w16cid:commentId w16cid:paraId="6FCCA9D3" w16cid:durableId="2A0DF83A"/>
  <w16cid:commentId w16cid:paraId="5525482B" w16cid:durableId="2A5B3B45"/>
  <w16cid:commentId w16cid:paraId="13939B98" w16cid:durableId="2A0DF734"/>
  <w16cid:commentId w16cid:paraId="508DA3EE" w16cid:durableId="2A0DF792"/>
  <w16cid:commentId w16cid:paraId="168243BB" w16cid:durableId="2A0DFB21"/>
  <w16cid:commentId w16cid:paraId="0400EEC2" w16cid:durableId="2A5B3B10"/>
  <w16cid:commentId w16cid:paraId="3928903D" w16cid:durableId="2A0DF6C1"/>
  <w16cid:commentId w16cid:paraId="643236C6" w16cid:durableId="2A0E0A6A"/>
  <w16cid:commentId w16cid:paraId="467C91DE" w16cid:durableId="2A5B62E4"/>
  <w16cid:commentId w16cid:paraId="05564898" w16cid:durableId="2A369850"/>
  <w16cid:commentId w16cid:paraId="1736D8A0" w16cid:durableId="2A3698B9"/>
  <w16cid:commentId w16cid:paraId="6636CE25" w16cid:durableId="2A577391"/>
  <w16cid:commentId w16cid:paraId="67615B8D" w16cid:durableId="2A0DFC7F"/>
  <w16cid:commentId w16cid:paraId="6948CB0E" w16cid:durableId="2A577370"/>
  <w16cid:commentId w16cid:paraId="05BDC9FC" w16cid:durableId="2A0E02E6"/>
  <w16cid:commentId w16cid:paraId="05A917AF" w16cid:durableId="2A5B4BC8"/>
  <w16cid:commentId w16cid:paraId="365CDD8F" w16cid:durableId="2A0DF533"/>
  <w16cid:commentId w16cid:paraId="23AC8E94" w16cid:durableId="2A576F7D"/>
  <w16cid:commentId w16cid:paraId="18CA3AFB" w16cid:durableId="2A0E03CC"/>
  <w16cid:commentId w16cid:paraId="12229BFB" w16cid:durableId="2A5B728D"/>
  <w16cid:commentId w16cid:paraId="03B045F6" w16cid:durableId="2A0E0A16"/>
  <w16cid:commentId w16cid:paraId="1236E9D2" w16cid:durableId="2A0E0B2E"/>
  <w16cid:commentId w16cid:paraId="1EF97DD6" w16cid:durableId="2A5B63EF"/>
  <w16cid:commentId w16cid:paraId="6907141F" w16cid:durableId="2A0E0C80"/>
  <w16cid:commentId w16cid:paraId="696DCBF2" w16cid:durableId="2A0E0EF4"/>
  <w16cid:commentId w16cid:paraId="0735657B" w16cid:durableId="2A5B61BF"/>
  <w16cid:commentId w16cid:paraId="5FA8D2FF" w16cid:durableId="2A576E21"/>
  <w16cid:commentId w16cid:paraId="7D0A14F3" w16cid:durableId="2A0E1454"/>
  <w16cid:commentId w16cid:paraId="06D2A14C" w16cid:durableId="2A0E1505"/>
  <w16cid:commentId w16cid:paraId="3FC79628" w16cid:durableId="2A576E79"/>
  <w16cid:commentId w16cid:paraId="66D858B1" w16cid:durableId="2A576E78"/>
  <w16cid:commentId w16cid:paraId="14CF682D" w16cid:durableId="2A577022"/>
  <w16cid:commentId w16cid:paraId="77786D57" w16cid:durableId="2A0E151C"/>
  <w16cid:commentId w16cid:paraId="6AD1E289" w16cid:durableId="2A0E155F"/>
  <w16cid:commentId w16cid:paraId="1A752753" w16cid:durableId="2A0E15FD"/>
  <w16cid:commentId w16cid:paraId="61BE2D6D" w16cid:durableId="2A5B52E2"/>
  <w16cid:commentId w16cid:paraId="4DAEF756" w16cid:durableId="2A0E1633"/>
  <w16cid:commentId w16cid:paraId="1C7B210D" w16cid:durableId="2A0E169E"/>
  <w16cid:commentId w16cid:paraId="70C01084" w16cid:durableId="2A0E170A"/>
  <w16cid:commentId w16cid:paraId="2E087FC8" w16cid:durableId="2A5B4BF5"/>
  <w16cid:commentId w16cid:paraId="1A99A8A3" w16cid:durableId="2A5B767C"/>
  <w16cid:commentId w16cid:paraId="32EB41E8" w16cid:durableId="55028F4C"/>
  <w16cid:commentId w16cid:paraId="5C479A0D" w16cid:durableId="71BD184B"/>
  <w16cid:commentId w16cid:paraId="55064E71" w16cid:durableId="2A576F63"/>
  <w16cid:commentId w16cid:paraId="6224443D" w16cid:durableId="29F04E61"/>
  <w16cid:commentId w16cid:paraId="77B1EA19" w16cid:durableId="2A608E4C"/>
  <w16cid:commentId w16cid:paraId="13D14465" w16cid:durableId="22FB2D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817B0" w14:textId="77777777" w:rsidR="00ED7797" w:rsidRDefault="00ED7797" w:rsidP="00BC60D9">
      <w:r>
        <w:separator/>
      </w:r>
    </w:p>
  </w:endnote>
  <w:endnote w:type="continuationSeparator" w:id="0">
    <w:p w14:paraId="42978B24" w14:textId="77777777" w:rsidR="00ED7797" w:rsidRDefault="00ED7797" w:rsidP="00BC60D9">
      <w:r>
        <w:continuationSeparator/>
      </w:r>
    </w:p>
  </w:endnote>
  <w:endnote w:type="continuationNotice" w:id="1">
    <w:p w14:paraId="06D06457" w14:textId="77777777" w:rsidR="00ED7797" w:rsidRDefault="00ED7797" w:rsidP="00BC6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125F76E6" w:rsidR="00FE5450" w:rsidRDefault="00FE5450" w:rsidP="00BC60D9">
    <w:pPr>
      <w:pStyle w:val="Footer"/>
    </w:pPr>
    <w:r>
      <w:t xml:space="preserve">TK QSAR Comparison </w:t>
    </w:r>
    <w:r>
      <w:tab/>
    </w:r>
    <w:r w:rsidR="008D0B87">
      <w:t xml:space="preserve">      </w:t>
    </w:r>
    <w:r w:rsidRPr="00D8100D">
      <w:rPr>
        <w:color w:val="2B579A"/>
        <w:shd w:val="clear" w:color="auto" w:fill="E6E6E6"/>
      </w:rPr>
      <w:fldChar w:fldCharType="begin"/>
    </w:r>
    <w:r>
      <w:instrText xml:space="preserve"> DATE \@ "M/d/yyyy" </w:instrText>
    </w:r>
    <w:r w:rsidRPr="00D8100D">
      <w:rPr>
        <w:color w:val="2B579A"/>
        <w:shd w:val="clear" w:color="auto" w:fill="E6E6E6"/>
      </w:rPr>
      <w:fldChar w:fldCharType="separate"/>
    </w:r>
    <w:ins w:id="109" w:author="Wambaugh, John (he/him/his)" w:date="2024-08-19T13:46:00Z">
      <w:r w:rsidR="00021B1A">
        <w:rPr>
          <w:noProof/>
        </w:rPr>
        <w:t>8/19/2024</w:t>
      </w:r>
    </w:ins>
    <w:del w:id="110" w:author="Wambaugh, John (he/him/his)" w:date="2024-08-15T08:46:00Z">
      <w:r w:rsidR="00284274" w:rsidDel="00802FFD">
        <w:rPr>
          <w:noProof/>
        </w:rPr>
        <w:delText>8/13/2024</w:delText>
      </w:r>
    </w:del>
    <w:r w:rsidRPr="00D8100D">
      <w:rPr>
        <w:color w:val="2B579A"/>
        <w:shd w:val="clear" w:color="auto" w:fill="E6E6E6"/>
      </w:rPr>
      <w:fldChar w:fldCharType="end"/>
    </w:r>
    <w:r>
      <w:t xml:space="preserve"> </w:t>
    </w:r>
    <w:r>
      <w:tab/>
    </w:r>
    <w:r w:rsidRPr="00D8100D">
      <w:rPr>
        <w:color w:val="2B579A"/>
        <w:shd w:val="clear" w:color="auto" w:fill="E6E6E6"/>
      </w:rPr>
      <w:fldChar w:fldCharType="begin"/>
    </w:r>
    <w:r>
      <w:instrText xml:space="preserve"> PAGE   \* MERGEFORMAT </w:instrText>
    </w:r>
    <w:r w:rsidRPr="00D8100D">
      <w:rPr>
        <w:color w:val="2B579A"/>
        <w:shd w:val="clear" w:color="auto" w:fill="E6E6E6"/>
      </w:rPr>
      <w:fldChar w:fldCharType="separate"/>
    </w:r>
    <w:r>
      <w:rPr>
        <w:noProof/>
      </w:rPr>
      <w:t>1</w:t>
    </w:r>
    <w:r w:rsidRPr="00D8100D">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B3126" w14:textId="77777777" w:rsidR="00ED7797" w:rsidRDefault="00ED7797" w:rsidP="00BC60D9">
      <w:r>
        <w:separator/>
      </w:r>
    </w:p>
  </w:footnote>
  <w:footnote w:type="continuationSeparator" w:id="0">
    <w:p w14:paraId="203C7522" w14:textId="77777777" w:rsidR="00ED7797" w:rsidRDefault="00ED7797" w:rsidP="00BC60D9">
      <w:r>
        <w:continuationSeparator/>
      </w:r>
    </w:p>
  </w:footnote>
  <w:footnote w:type="continuationNotice" w:id="1">
    <w:p w14:paraId="5164B546" w14:textId="77777777" w:rsidR="00ED7797" w:rsidRDefault="00ED7797" w:rsidP="00BC6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D8100D">
    <w:pPr>
      <w:pStyle w:val="Header"/>
      <w:jc w:val="center"/>
    </w:pPr>
    <w:r>
      <w:t>Draft Manuscript</w:t>
    </w:r>
  </w:p>
  <w:p w14:paraId="1CC3B5BB" w14:textId="3891C3E4" w:rsidR="00FE5450" w:rsidRDefault="00FE5450" w:rsidP="00D8100D">
    <w:pPr>
      <w:pStyle w:val="Header"/>
      <w:jc w:val="cent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lewicz, Grace">
    <w15:presenceInfo w15:providerId="AD" w15:userId="S::Patlewicz.Grace@epa.gov::bd0926af-063a-4aae-8fbc-4dd4d525205e"/>
  </w15:person>
  <w15:person w15:author="Wambaugh, John (he/him/his)">
    <w15:presenceInfo w15:providerId="AD" w15:userId="S::Wambaugh.John@epa.gov::3f85975b-7231-4b50-83d2-f87320b70027"/>
  </w15:person>
  <w15:person w15:author="Sipes, Nisha">
    <w15:presenceInfo w15:providerId="AD" w15:userId="S::Sipes.Nisha@epa.gov::c341a17d-b023-432f-9c55-ae2fb4dcca58"/>
  </w15:person>
  <w15:person w15:author="Wetmore, Barbara (she/her/hers)">
    <w15:presenceInfo w15:providerId="AD" w15:userId="S::wetmore.barbara@epa.gov::baf4a6c9-2a37-40e0-9905-eddedea5226a"/>
  </w15:person>
  <w15:person w15:author="Tornero-Velez, Rogelio">
    <w15:presenceInfo w15:providerId="AD" w15:userId="S::tornero-velez.rogelio@epa.gov::2199f440-9857-4be0-a7da-21784136137c"/>
  </w15:person>
  <w15:person w15:author="Devito, Michael (he/him/his)">
    <w15:presenceInfo w15:providerId="AD" w15:userId="S::devito.michael@epa.gov::5cd4b615-af17-4053-9fa8-b24600f76d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76"/>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Environment Int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18&lt;/item&gt;&lt;item&gt;173&lt;/item&gt;&lt;item&gt;193&lt;/item&gt;&lt;item&gt;202&lt;/item&gt;&lt;item&gt;214&lt;/item&gt;&lt;item&gt;229&lt;/item&gt;&lt;item&gt;239&lt;/item&gt;&lt;item&gt;246&lt;/item&gt;&lt;item&gt;254&lt;/item&gt;&lt;item&gt;263&lt;/item&gt;&lt;item&gt;279&lt;/item&gt;&lt;item&gt;281&lt;/item&gt;&lt;item&gt;306&lt;/item&gt;&lt;item&gt;307&lt;/item&gt;&lt;item&gt;309&lt;/item&gt;&lt;item&gt;311&lt;/item&gt;&lt;item&gt;312&lt;/item&gt;&lt;item&gt;313&lt;/item&gt;&lt;item&gt;339&lt;/item&gt;&lt;item&gt;352&lt;/item&gt;&lt;item&gt;399&lt;/item&gt;&lt;item&gt;473&lt;/item&gt;&lt;item&gt;475&lt;/item&gt;&lt;item&gt;559&lt;/item&gt;&lt;item&gt;566&lt;/item&gt;&lt;item&gt;589&lt;/item&gt;&lt;item&gt;594&lt;/item&gt;&lt;item&gt;690&lt;/item&gt;&lt;item&gt;718&lt;/item&gt;&lt;item&gt;755&lt;/item&gt;&lt;item&gt;813&lt;/item&gt;&lt;item&gt;883&lt;/item&gt;&lt;item&gt;884&lt;/item&gt;&lt;item&gt;885&lt;/item&gt;&lt;item&gt;950&lt;/item&gt;&lt;item&gt;956&lt;/item&gt;&lt;item&gt;957&lt;/item&gt;&lt;item&gt;958&lt;/item&gt;&lt;item&gt;969&lt;/item&gt;&lt;item&gt;970&lt;/item&gt;&lt;item&gt;972&lt;/item&gt;&lt;item&gt;976&lt;/item&gt;&lt;item&gt;978&lt;/item&gt;&lt;item&gt;980&lt;/item&gt;&lt;item&gt;1069&lt;/item&gt;&lt;item&gt;1070&lt;/item&gt;&lt;item&gt;1105&lt;/item&gt;&lt;item&gt;1112&lt;/item&gt;&lt;item&gt;1229&lt;/item&gt;&lt;item&gt;1303&lt;/item&gt;&lt;item&gt;1378&lt;/item&gt;&lt;item&gt;1382&lt;/item&gt;&lt;item&gt;1383&lt;/item&gt;&lt;item&gt;1384&lt;/item&gt;&lt;item&gt;1385&lt;/item&gt;&lt;item&gt;1399&lt;/item&gt;&lt;item&gt;1403&lt;/item&gt;&lt;item&gt;1404&lt;/item&gt;&lt;item&gt;1405&lt;/item&gt;&lt;item&gt;1406&lt;/item&gt;&lt;item&gt;1407&lt;/item&gt;&lt;item&gt;1408&lt;/item&gt;&lt;item&gt;1409&lt;/item&gt;&lt;item&gt;1410&lt;/item&gt;&lt;/record-ids&gt;&lt;/item&gt;&lt;/Libraries&gt;"/>
  </w:docVars>
  <w:rsids>
    <w:rsidRoot w:val="00026783"/>
    <w:rsid w:val="00000D92"/>
    <w:rsid w:val="00002C1A"/>
    <w:rsid w:val="00002D8C"/>
    <w:rsid w:val="000064E4"/>
    <w:rsid w:val="00010CAD"/>
    <w:rsid w:val="00010F9B"/>
    <w:rsid w:val="000116A8"/>
    <w:rsid w:val="00012390"/>
    <w:rsid w:val="00012816"/>
    <w:rsid w:val="0001374E"/>
    <w:rsid w:val="000148B7"/>
    <w:rsid w:val="00014F9B"/>
    <w:rsid w:val="00020569"/>
    <w:rsid w:val="00021B1A"/>
    <w:rsid w:val="00023B2E"/>
    <w:rsid w:val="00023CA8"/>
    <w:rsid w:val="00026196"/>
    <w:rsid w:val="00026783"/>
    <w:rsid w:val="00030227"/>
    <w:rsid w:val="00030690"/>
    <w:rsid w:val="00030E11"/>
    <w:rsid w:val="00030F1C"/>
    <w:rsid w:val="00036646"/>
    <w:rsid w:val="00037498"/>
    <w:rsid w:val="000376A3"/>
    <w:rsid w:val="00037E37"/>
    <w:rsid w:val="00037E90"/>
    <w:rsid w:val="00037FF9"/>
    <w:rsid w:val="0004035B"/>
    <w:rsid w:val="000408D1"/>
    <w:rsid w:val="00040CB4"/>
    <w:rsid w:val="00043BD6"/>
    <w:rsid w:val="00043EDB"/>
    <w:rsid w:val="00044FB0"/>
    <w:rsid w:val="00047FA1"/>
    <w:rsid w:val="000501F9"/>
    <w:rsid w:val="000503AC"/>
    <w:rsid w:val="000503AD"/>
    <w:rsid w:val="00050564"/>
    <w:rsid w:val="00050F9B"/>
    <w:rsid w:val="0005235A"/>
    <w:rsid w:val="000527C5"/>
    <w:rsid w:val="000528CF"/>
    <w:rsid w:val="00053595"/>
    <w:rsid w:val="00055F79"/>
    <w:rsid w:val="000566F2"/>
    <w:rsid w:val="00056E8E"/>
    <w:rsid w:val="00061F0A"/>
    <w:rsid w:val="0006434E"/>
    <w:rsid w:val="0006555A"/>
    <w:rsid w:val="00067D83"/>
    <w:rsid w:val="0007181D"/>
    <w:rsid w:val="00074291"/>
    <w:rsid w:val="00074A7A"/>
    <w:rsid w:val="0007651A"/>
    <w:rsid w:val="0007663B"/>
    <w:rsid w:val="0007759B"/>
    <w:rsid w:val="00080597"/>
    <w:rsid w:val="0008137D"/>
    <w:rsid w:val="0008308C"/>
    <w:rsid w:val="00085F9A"/>
    <w:rsid w:val="000877CF"/>
    <w:rsid w:val="0009069D"/>
    <w:rsid w:val="00090F21"/>
    <w:rsid w:val="000929FB"/>
    <w:rsid w:val="00092D28"/>
    <w:rsid w:val="00095892"/>
    <w:rsid w:val="00097BA8"/>
    <w:rsid w:val="000A1D21"/>
    <w:rsid w:val="000A34DF"/>
    <w:rsid w:val="000A41CA"/>
    <w:rsid w:val="000A7D7D"/>
    <w:rsid w:val="000A7FF4"/>
    <w:rsid w:val="000B014B"/>
    <w:rsid w:val="000B2471"/>
    <w:rsid w:val="000B2C0A"/>
    <w:rsid w:val="000C0060"/>
    <w:rsid w:val="000C20E7"/>
    <w:rsid w:val="000C5731"/>
    <w:rsid w:val="000D2288"/>
    <w:rsid w:val="000D2812"/>
    <w:rsid w:val="000D2BB4"/>
    <w:rsid w:val="000D576E"/>
    <w:rsid w:val="000D57AD"/>
    <w:rsid w:val="000D6866"/>
    <w:rsid w:val="000D6C3B"/>
    <w:rsid w:val="000D7AEC"/>
    <w:rsid w:val="000E03D4"/>
    <w:rsid w:val="000E06AC"/>
    <w:rsid w:val="000E5FFF"/>
    <w:rsid w:val="000F00B6"/>
    <w:rsid w:val="000F08E1"/>
    <w:rsid w:val="000F0F81"/>
    <w:rsid w:val="000F2AA5"/>
    <w:rsid w:val="000F3A7C"/>
    <w:rsid w:val="000F5197"/>
    <w:rsid w:val="001023B3"/>
    <w:rsid w:val="00106726"/>
    <w:rsid w:val="001068FB"/>
    <w:rsid w:val="001106C6"/>
    <w:rsid w:val="00110732"/>
    <w:rsid w:val="00111CD8"/>
    <w:rsid w:val="00115141"/>
    <w:rsid w:val="001175E8"/>
    <w:rsid w:val="001207E8"/>
    <w:rsid w:val="001217E4"/>
    <w:rsid w:val="00122915"/>
    <w:rsid w:val="00130F15"/>
    <w:rsid w:val="00130FB9"/>
    <w:rsid w:val="00131B99"/>
    <w:rsid w:val="00132B79"/>
    <w:rsid w:val="00133C9F"/>
    <w:rsid w:val="00134CCA"/>
    <w:rsid w:val="001363AF"/>
    <w:rsid w:val="001376F6"/>
    <w:rsid w:val="0014148C"/>
    <w:rsid w:val="00143FA4"/>
    <w:rsid w:val="00144F38"/>
    <w:rsid w:val="001455A4"/>
    <w:rsid w:val="0014667B"/>
    <w:rsid w:val="00150774"/>
    <w:rsid w:val="001509FF"/>
    <w:rsid w:val="00150F4B"/>
    <w:rsid w:val="00150FE7"/>
    <w:rsid w:val="0015488B"/>
    <w:rsid w:val="001573D9"/>
    <w:rsid w:val="00161181"/>
    <w:rsid w:val="00165D00"/>
    <w:rsid w:val="00166E8D"/>
    <w:rsid w:val="00167950"/>
    <w:rsid w:val="00170654"/>
    <w:rsid w:val="0017157A"/>
    <w:rsid w:val="00171B20"/>
    <w:rsid w:val="00171DE6"/>
    <w:rsid w:val="001726ED"/>
    <w:rsid w:val="00174AEB"/>
    <w:rsid w:val="00177950"/>
    <w:rsid w:val="00181EA1"/>
    <w:rsid w:val="001828BC"/>
    <w:rsid w:val="00187255"/>
    <w:rsid w:val="00187333"/>
    <w:rsid w:val="00187CE5"/>
    <w:rsid w:val="00191A88"/>
    <w:rsid w:val="00193F55"/>
    <w:rsid w:val="001944EA"/>
    <w:rsid w:val="00194647"/>
    <w:rsid w:val="00195779"/>
    <w:rsid w:val="001A0F2A"/>
    <w:rsid w:val="001A162F"/>
    <w:rsid w:val="001A25B7"/>
    <w:rsid w:val="001A2A95"/>
    <w:rsid w:val="001A4699"/>
    <w:rsid w:val="001A4846"/>
    <w:rsid w:val="001A4FCE"/>
    <w:rsid w:val="001A52D2"/>
    <w:rsid w:val="001A538A"/>
    <w:rsid w:val="001A6151"/>
    <w:rsid w:val="001A77AE"/>
    <w:rsid w:val="001B0C70"/>
    <w:rsid w:val="001B32C1"/>
    <w:rsid w:val="001B3CC2"/>
    <w:rsid w:val="001B4CFB"/>
    <w:rsid w:val="001B4EE8"/>
    <w:rsid w:val="001B5834"/>
    <w:rsid w:val="001B5AB5"/>
    <w:rsid w:val="001B622B"/>
    <w:rsid w:val="001B6709"/>
    <w:rsid w:val="001B6CDE"/>
    <w:rsid w:val="001B7B27"/>
    <w:rsid w:val="001B7CA5"/>
    <w:rsid w:val="001C1605"/>
    <w:rsid w:val="001C32D6"/>
    <w:rsid w:val="001C3614"/>
    <w:rsid w:val="001C56C1"/>
    <w:rsid w:val="001C7134"/>
    <w:rsid w:val="001D0399"/>
    <w:rsid w:val="001D03BF"/>
    <w:rsid w:val="001D1D0D"/>
    <w:rsid w:val="001D1E78"/>
    <w:rsid w:val="001D3D3D"/>
    <w:rsid w:val="001D70BF"/>
    <w:rsid w:val="001D7679"/>
    <w:rsid w:val="001E003C"/>
    <w:rsid w:val="001E0B7A"/>
    <w:rsid w:val="001E0C6B"/>
    <w:rsid w:val="001E18CD"/>
    <w:rsid w:val="001E1C75"/>
    <w:rsid w:val="001E2AC4"/>
    <w:rsid w:val="001E4C6A"/>
    <w:rsid w:val="001E5C22"/>
    <w:rsid w:val="001F1733"/>
    <w:rsid w:val="001F1F37"/>
    <w:rsid w:val="001F3206"/>
    <w:rsid w:val="001F33C1"/>
    <w:rsid w:val="001F7286"/>
    <w:rsid w:val="001F73C7"/>
    <w:rsid w:val="001F7BDE"/>
    <w:rsid w:val="00201D0B"/>
    <w:rsid w:val="00203459"/>
    <w:rsid w:val="0020732D"/>
    <w:rsid w:val="00210019"/>
    <w:rsid w:val="00213A58"/>
    <w:rsid w:val="002162DB"/>
    <w:rsid w:val="002167E3"/>
    <w:rsid w:val="002168E6"/>
    <w:rsid w:val="00217060"/>
    <w:rsid w:val="00217C9F"/>
    <w:rsid w:val="00217FF6"/>
    <w:rsid w:val="00222A4C"/>
    <w:rsid w:val="00222E03"/>
    <w:rsid w:val="00223194"/>
    <w:rsid w:val="00223547"/>
    <w:rsid w:val="00223F10"/>
    <w:rsid w:val="002258E3"/>
    <w:rsid w:val="0022600F"/>
    <w:rsid w:val="00226A41"/>
    <w:rsid w:val="0023016A"/>
    <w:rsid w:val="00230A13"/>
    <w:rsid w:val="002317B9"/>
    <w:rsid w:val="00231E68"/>
    <w:rsid w:val="0023278A"/>
    <w:rsid w:val="00235498"/>
    <w:rsid w:val="002365E0"/>
    <w:rsid w:val="0023790E"/>
    <w:rsid w:val="00241811"/>
    <w:rsid w:val="00242798"/>
    <w:rsid w:val="00242E85"/>
    <w:rsid w:val="00244599"/>
    <w:rsid w:val="00244E6D"/>
    <w:rsid w:val="002536B0"/>
    <w:rsid w:val="00253A87"/>
    <w:rsid w:val="002600EA"/>
    <w:rsid w:val="00261176"/>
    <w:rsid w:val="00262B73"/>
    <w:rsid w:val="002631AC"/>
    <w:rsid w:val="002638EE"/>
    <w:rsid w:val="00264612"/>
    <w:rsid w:val="00264691"/>
    <w:rsid w:val="00265784"/>
    <w:rsid w:val="00266DEE"/>
    <w:rsid w:val="002703F1"/>
    <w:rsid w:val="00270E12"/>
    <w:rsid w:val="002721DF"/>
    <w:rsid w:val="0027299A"/>
    <w:rsid w:val="00272D5C"/>
    <w:rsid w:val="00272D5D"/>
    <w:rsid w:val="00273CA0"/>
    <w:rsid w:val="00275525"/>
    <w:rsid w:val="0027625E"/>
    <w:rsid w:val="002763A0"/>
    <w:rsid w:val="0028011B"/>
    <w:rsid w:val="00281AAB"/>
    <w:rsid w:val="002832CB"/>
    <w:rsid w:val="00284274"/>
    <w:rsid w:val="002845E9"/>
    <w:rsid w:val="00284AE6"/>
    <w:rsid w:val="00286FAC"/>
    <w:rsid w:val="00290FA5"/>
    <w:rsid w:val="00291525"/>
    <w:rsid w:val="00294072"/>
    <w:rsid w:val="002947AE"/>
    <w:rsid w:val="00294E5B"/>
    <w:rsid w:val="00295598"/>
    <w:rsid w:val="00296074"/>
    <w:rsid w:val="00296237"/>
    <w:rsid w:val="0029625D"/>
    <w:rsid w:val="00296CF3"/>
    <w:rsid w:val="002973D2"/>
    <w:rsid w:val="002A187C"/>
    <w:rsid w:val="002A7DA4"/>
    <w:rsid w:val="002B0C41"/>
    <w:rsid w:val="002B151F"/>
    <w:rsid w:val="002B1DEA"/>
    <w:rsid w:val="002B219F"/>
    <w:rsid w:val="002B2429"/>
    <w:rsid w:val="002B3DC9"/>
    <w:rsid w:val="002B52D6"/>
    <w:rsid w:val="002B6DEE"/>
    <w:rsid w:val="002C1065"/>
    <w:rsid w:val="002C1BBB"/>
    <w:rsid w:val="002C45E1"/>
    <w:rsid w:val="002C4C10"/>
    <w:rsid w:val="002D15FD"/>
    <w:rsid w:val="002D1C99"/>
    <w:rsid w:val="002D252F"/>
    <w:rsid w:val="002D44E9"/>
    <w:rsid w:val="002D52B1"/>
    <w:rsid w:val="002D5607"/>
    <w:rsid w:val="002D6444"/>
    <w:rsid w:val="002D67D4"/>
    <w:rsid w:val="002D7082"/>
    <w:rsid w:val="002E0F54"/>
    <w:rsid w:val="002E3843"/>
    <w:rsid w:val="002E3930"/>
    <w:rsid w:val="002E3B65"/>
    <w:rsid w:val="002E41F3"/>
    <w:rsid w:val="002E68B9"/>
    <w:rsid w:val="002F1038"/>
    <w:rsid w:val="002F1068"/>
    <w:rsid w:val="002F15F9"/>
    <w:rsid w:val="002F37C0"/>
    <w:rsid w:val="002F5133"/>
    <w:rsid w:val="002F5984"/>
    <w:rsid w:val="002F6178"/>
    <w:rsid w:val="002F7E66"/>
    <w:rsid w:val="003029C6"/>
    <w:rsid w:val="00303770"/>
    <w:rsid w:val="00306E12"/>
    <w:rsid w:val="003077F9"/>
    <w:rsid w:val="0031025F"/>
    <w:rsid w:val="003132E5"/>
    <w:rsid w:val="0031389B"/>
    <w:rsid w:val="003176D3"/>
    <w:rsid w:val="00322A39"/>
    <w:rsid w:val="00323AAC"/>
    <w:rsid w:val="00323D81"/>
    <w:rsid w:val="0032406F"/>
    <w:rsid w:val="00327859"/>
    <w:rsid w:val="0033282A"/>
    <w:rsid w:val="00332B13"/>
    <w:rsid w:val="00333E5B"/>
    <w:rsid w:val="00335BEC"/>
    <w:rsid w:val="00337343"/>
    <w:rsid w:val="00345A8B"/>
    <w:rsid w:val="00345AC7"/>
    <w:rsid w:val="00345FED"/>
    <w:rsid w:val="003462A0"/>
    <w:rsid w:val="0035015E"/>
    <w:rsid w:val="003526C1"/>
    <w:rsid w:val="00353233"/>
    <w:rsid w:val="00354DFF"/>
    <w:rsid w:val="00360C1C"/>
    <w:rsid w:val="00361CEE"/>
    <w:rsid w:val="00362617"/>
    <w:rsid w:val="00362F26"/>
    <w:rsid w:val="00363ADE"/>
    <w:rsid w:val="00364A20"/>
    <w:rsid w:val="00365986"/>
    <w:rsid w:val="00366A92"/>
    <w:rsid w:val="00367A78"/>
    <w:rsid w:val="003707B4"/>
    <w:rsid w:val="00371DF0"/>
    <w:rsid w:val="003720B9"/>
    <w:rsid w:val="003725F4"/>
    <w:rsid w:val="00374BF4"/>
    <w:rsid w:val="00375C20"/>
    <w:rsid w:val="00376990"/>
    <w:rsid w:val="00380C11"/>
    <w:rsid w:val="00380DC0"/>
    <w:rsid w:val="003857F8"/>
    <w:rsid w:val="003874EA"/>
    <w:rsid w:val="003878FC"/>
    <w:rsid w:val="00387B59"/>
    <w:rsid w:val="003905D5"/>
    <w:rsid w:val="00391E1E"/>
    <w:rsid w:val="00392A0B"/>
    <w:rsid w:val="0039431E"/>
    <w:rsid w:val="0039584A"/>
    <w:rsid w:val="00395C7A"/>
    <w:rsid w:val="003979B4"/>
    <w:rsid w:val="003A2624"/>
    <w:rsid w:val="003A366F"/>
    <w:rsid w:val="003A3C05"/>
    <w:rsid w:val="003A3EDB"/>
    <w:rsid w:val="003A6C59"/>
    <w:rsid w:val="003B0C76"/>
    <w:rsid w:val="003B2388"/>
    <w:rsid w:val="003B2DDC"/>
    <w:rsid w:val="003B3E3A"/>
    <w:rsid w:val="003B462D"/>
    <w:rsid w:val="003B46B2"/>
    <w:rsid w:val="003B53AF"/>
    <w:rsid w:val="003B78F0"/>
    <w:rsid w:val="003B7B0D"/>
    <w:rsid w:val="003C009B"/>
    <w:rsid w:val="003C06A7"/>
    <w:rsid w:val="003C1E62"/>
    <w:rsid w:val="003C360C"/>
    <w:rsid w:val="003C3C6C"/>
    <w:rsid w:val="003C5BF4"/>
    <w:rsid w:val="003C615C"/>
    <w:rsid w:val="003C7FB0"/>
    <w:rsid w:val="003D31B4"/>
    <w:rsid w:val="003D5AF2"/>
    <w:rsid w:val="003E0280"/>
    <w:rsid w:val="003E03CD"/>
    <w:rsid w:val="003E0E4C"/>
    <w:rsid w:val="003E22C8"/>
    <w:rsid w:val="003E49C6"/>
    <w:rsid w:val="003E4BF1"/>
    <w:rsid w:val="003E6089"/>
    <w:rsid w:val="003E6265"/>
    <w:rsid w:val="003E6DC7"/>
    <w:rsid w:val="003F163E"/>
    <w:rsid w:val="003F2E5F"/>
    <w:rsid w:val="003F5938"/>
    <w:rsid w:val="00401D7D"/>
    <w:rsid w:val="00404463"/>
    <w:rsid w:val="00404D7D"/>
    <w:rsid w:val="0040747B"/>
    <w:rsid w:val="00412906"/>
    <w:rsid w:val="00416E54"/>
    <w:rsid w:val="00421C4C"/>
    <w:rsid w:val="00422F59"/>
    <w:rsid w:val="004237B5"/>
    <w:rsid w:val="00423F98"/>
    <w:rsid w:val="00424774"/>
    <w:rsid w:val="00424C23"/>
    <w:rsid w:val="00427122"/>
    <w:rsid w:val="004314B2"/>
    <w:rsid w:val="00432526"/>
    <w:rsid w:val="00432608"/>
    <w:rsid w:val="00432E90"/>
    <w:rsid w:val="00433037"/>
    <w:rsid w:val="00434AFE"/>
    <w:rsid w:val="00434B4F"/>
    <w:rsid w:val="00440552"/>
    <w:rsid w:val="0044119F"/>
    <w:rsid w:val="00441974"/>
    <w:rsid w:val="00442513"/>
    <w:rsid w:val="00443377"/>
    <w:rsid w:val="00443F75"/>
    <w:rsid w:val="00443FA2"/>
    <w:rsid w:val="00444306"/>
    <w:rsid w:val="0044434C"/>
    <w:rsid w:val="00445C94"/>
    <w:rsid w:val="0045050C"/>
    <w:rsid w:val="0045162B"/>
    <w:rsid w:val="00451F75"/>
    <w:rsid w:val="004520E3"/>
    <w:rsid w:val="00452D75"/>
    <w:rsid w:val="004564B9"/>
    <w:rsid w:val="00457A6D"/>
    <w:rsid w:val="00461715"/>
    <w:rsid w:val="00462990"/>
    <w:rsid w:val="004661AF"/>
    <w:rsid w:val="004662EA"/>
    <w:rsid w:val="00467334"/>
    <w:rsid w:val="00467919"/>
    <w:rsid w:val="00471FCF"/>
    <w:rsid w:val="00474A21"/>
    <w:rsid w:val="00475992"/>
    <w:rsid w:val="004766B2"/>
    <w:rsid w:val="00476841"/>
    <w:rsid w:val="00477126"/>
    <w:rsid w:val="00477379"/>
    <w:rsid w:val="004778E6"/>
    <w:rsid w:val="00477F7B"/>
    <w:rsid w:val="00480D31"/>
    <w:rsid w:val="004810B8"/>
    <w:rsid w:val="00483D6E"/>
    <w:rsid w:val="00485694"/>
    <w:rsid w:val="004871AA"/>
    <w:rsid w:val="004874E9"/>
    <w:rsid w:val="00490C3E"/>
    <w:rsid w:val="00493C4B"/>
    <w:rsid w:val="00496025"/>
    <w:rsid w:val="004973AA"/>
    <w:rsid w:val="004A0369"/>
    <w:rsid w:val="004A1E97"/>
    <w:rsid w:val="004A27E2"/>
    <w:rsid w:val="004A71D1"/>
    <w:rsid w:val="004A7487"/>
    <w:rsid w:val="004B0BDA"/>
    <w:rsid w:val="004B0C3C"/>
    <w:rsid w:val="004B10C3"/>
    <w:rsid w:val="004B12F4"/>
    <w:rsid w:val="004B1C29"/>
    <w:rsid w:val="004B203E"/>
    <w:rsid w:val="004B3496"/>
    <w:rsid w:val="004B5FDC"/>
    <w:rsid w:val="004B6E90"/>
    <w:rsid w:val="004C0339"/>
    <w:rsid w:val="004C1865"/>
    <w:rsid w:val="004C2708"/>
    <w:rsid w:val="004C4CDB"/>
    <w:rsid w:val="004C70A6"/>
    <w:rsid w:val="004D5936"/>
    <w:rsid w:val="004D5B19"/>
    <w:rsid w:val="004D61D2"/>
    <w:rsid w:val="004E0A06"/>
    <w:rsid w:val="004E0FBD"/>
    <w:rsid w:val="004E2050"/>
    <w:rsid w:val="004E2A2C"/>
    <w:rsid w:val="004E3BB4"/>
    <w:rsid w:val="004E3CED"/>
    <w:rsid w:val="004E3E1B"/>
    <w:rsid w:val="004E6492"/>
    <w:rsid w:val="004F16E5"/>
    <w:rsid w:val="004F3007"/>
    <w:rsid w:val="004F4AD5"/>
    <w:rsid w:val="004F5D85"/>
    <w:rsid w:val="004F67DD"/>
    <w:rsid w:val="004F7CEC"/>
    <w:rsid w:val="0050366D"/>
    <w:rsid w:val="00504315"/>
    <w:rsid w:val="00505892"/>
    <w:rsid w:val="00505F6A"/>
    <w:rsid w:val="00511783"/>
    <w:rsid w:val="005122E7"/>
    <w:rsid w:val="00515D7D"/>
    <w:rsid w:val="00516023"/>
    <w:rsid w:val="00521B41"/>
    <w:rsid w:val="00521FA2"/>
    <w:rsid w:val="0052249D"/>
    <w:rsid w:val="00523EEE"/>
    <w:rsid w:val="00524DE1"/>
    <w:rsid w:val="00525DAD"/>
    <w:rsid w:val="005261BA"/>
    <w:rsid w:val="0052678A"/>
    <w:rsid w:val="00526885"/>
    <w:rsid w:val="00526ECF"/>
    <w:rsid w:val="0053142B"/>
    <w:rsid w:val="00531A67"/>
    <w:rsid w:val="00534FD4"/>
    <w:rsid w:val="005423C9"/>
    <w:rsid w:val="00542C9C"/>
    <w:rsid w:val="005431BC"/>
    <w:rsid w:val="00543FA9"/>
    <w:rsid w:val="00546137"/>
    <w:rsid w:val="005461A6"/>
    <w:rsid w:val="005508B5"/>
    <w:rsid w:val="005509FD"/>
    <w:rsid w:val="005520A1"/>
    <w:rsid w:val="00552FD6"/>
    <w:rsid w:val="00553E71"/>
    <w:rsid w:val="0055434C"/>
    <w:rsid w:val="005543A5"/>
    <w:rsid w:val="00554803"/>
    <w:rsid w:val="00556947"/>
    <w:rsid w:val="00560614"/>
    <w:rsid w:val="005608EC"/>
    <w:rsid w:val="00563B05"/>
    <w:rsid w:val="00565A7F"/>
    <w:rsid w:val="00566296"/>
    <w:rsid w:val="005668BF"/>
    <w:rsid w:val="0057032E"/>
    <w:rsid w:val="00573321"/>
    <w:rsid w:val="00573880"/>
    <w:rsid w:val="005744CF"/>
    <w:rsid w:val="00574FA5"/>
    <w:rsid w:val="005752F1"/>
    <w:rsid w:val="0057594E"/>
    <w:rsid w:val="005800E5"/>
    <w:rsid w:val="005808A8"/>
    <w:rsid w:val="00582F49"/>
    <w:rsid w:val="00583D5E"/>
    <w:rsid w:val="005840C6"/>
    <w:rsid w:val="005840CA"/>
    <w:rsid w:val="0059200E"/>
    <w:rsid w:val="0059313A"/>
    <w:rsid w:val="00595C8F"/>
    <w:rsid w:val="00596DEB"/>
    <w:rsid w:val="005A1C73"/>
    <w:rsid w:val="005A2B72"/>
    <w:rsid w:val="005A6232"/>
    <w:rsid w:val="005B07B3"/>
    <w:rsid w:val="005B25ED"/>
    <w:rsid w:val="005B30D8"/>
    <w:rsid w:val="005B6857"/>
    <w:rsid w:val="005C0769"/>
    <w:rsid w:val="005C1B50"/>
    <w:rsid w:val="005C2407"/>
    <w:rsid w:val="005C3160"/>
    <w:rsid w:val="005C42DC"/>
    <w:rsid w:val="005C61EC"/>
    <w:rsid w:val="005C6253"/>
    <w:rsid w:val="005C655F"/>
    <w:rsid w:val="005C68FC"/>
    <w:rsid w:val="005C7438"/>
    <w:rsid w:val="005C77E8"/>
    <w:rsid w:val="005D1634"/>
    <w:rsid w:val="005D1FCD"/>
    <w:rsid w:val="005D33F1"/>
    <w:rsid w:val="005D3AF5"/>
    <w:rsid w:val="005D5679"/>
    <w:rsid w:val="005D6B92"/>
    <w:rsid w:val="005D7301"/>
    <w:rsid w:val="005E0D08"/>
    <w:rsid w:val="005E1E4F"/>
    <w:rsid w:val="005E21DB"/>
    <w:rsid w:val="005E26EB"/>
    <w:rsid w:val="005E30FD"/>
    <w:rsid w:val="005E3B4D"/>
    <w:rsid w:val="005E3D81"/>
    <w:rsid w:val="005F12B6"/>
    <w:rsid w:val="005F4E00"/>
    <w:rsid w:val="005F6B40"/>
    <w:rsid w:val="005F74DF"/>
    <w:rsid w:val="005F7A89"/>
    <w:rsid w:val="006051E0"/>
    <w:rsid w:val="00605B79"/>
    <w:rsid w:val="00606A7C"/>
    <w:rsid w:val="0060794F"/>
    <w:rsid w:val="00607C38"/>
    <w:rsid w:val="00610657"/>
    <w:rsid w:val="00614344"/>
    <w:rsid w:val="006158EA"/>
    <w:rsid w:val="00615B9A"/>
    <w:rsid w:val="00617B00"/>
    <w:rsid w:val="0062022D"/>
    <w:rsid w:val="00620D97"/>
    <w:rsid w:val="00621266"/>
    <w:rsid w:val="0062199E"/>
    <w:rsid w:val="006219E8"/>
    <w:rsid w:val="00624052"/>
    <w:rsid w:val="006247B1"/>
    <w:rsid w:val="00624D3E"/>
    <w:rsid w:val="006318D6"/>
    <w:rsid w:val="00634AC2"/>
    <w:rsid w:val="00636790"/>
    <w:rsid w:val="00637189"/>
    <w:rsid w:val="006379E4"/>
    <w:rsid w:val="00641107"/>
    <w:rsid w:val="00645386"/>
    <w:rsid w:val="00645AA6"/>
    <w:rsid w:val="00645BB2"/>
    <w:rsid w:val="00646739"/>
    <w:rsid w:val="0064679F"/>
    <w:rsid w:val="00651155"/>
    <w:rsid w:val="00652ED6"/>
    <w:rsid w:val="006567F7"/>
    <w:rsid w:val="00660DEA"/>
    <w:rsid w:val="00661F4D"/>
    <w:rsid w:val="00662C30"/>
    <w:rsid w:val="00663B45"/>
    <w:rsid w:val="00664E9D"/>
    <w:rsid w:val="006671F2"/>
    <w:rsid w:val="00667E97"/>
    <w:rsid w:val="00671309"/>
    <w:rsid w:val="0067333C"/>
    <w:rsid w:val="00675573"/>
    <w:rsid w:val="0067581C"/>
    <w:rsid w:val="00675C9A"/>
    <w:rsid w:val="006818ED"/>
    <w:rsid w:val="00681A89"/>
    <w:rsid w:val="00686BBD"/>
    <w:rsid w:val="00686FB6"/>
    <w:rsid w:val="006910EB"/>
    <w:rsid w:val="00692D19"/>
    <w:rsid w:val="00695827"/>
    <w:rsid w:val="0069625F"/>
    <w:rsid w:val="006971A2"/>
    <w:rsid w:val="006973E5"/>
    <w:rsid w:val="006A12F6"/>
    <w:rsid w:val="006A23DD"/>
    <w:rsid w:val="006A31AF"/>
    <w:rsid w:val="006A377A"/>
    <w:rsid w:val="006A3B11"/>
    <w:rsid w:val="006A483D"/>
    <w:rsid w:val="006A4C15"/>
    <w:rsid w:val="006A4D2D"/>
    <w:rsid w:val="006A61E6"/>
    <w:rsid w:val="006A70F1"/>
    <w:rsid w:val="006A7B67"/>
    <w:rsid w:val="006B1977"/>
    <w:rsid w:val="006B47C2"/>
    <w:rsid w:val="006B5D94"/>
    <w:rsid w:val="006B78D6"/>
    <w:rsid w:val="006C10F6"/>
    <w:rsid w:val="006C366C"/>
    <w:rsid w:val="006C54B9"/>
    <w:rsid w:val="006C6058"/>
    <w:rsid w:val="006C6824"/>
    <w:rsid w:val="006D21CB"/>
    <w:rsid w:val="006D3BBA"/>
    <w:rsid w:val="006E11AA"/>
    <w:rsid w:val="006E290D"/>
    <w:rsid w:val="006E2F38"/>
    <w:rsid w:val="006F0821"/>
    <w:rsid w:val="006F4886"/>
    <w:rsid w:val="006F5502"/>
    <w:rsid w:val="006F5A83"/>
    <w:rsid w:val="006F5D64"/>
    <w:rsid w:val="006F6D1E"/>
    <w:rsid w:val="00700D2A"/>
    <w:rsid w:val="00702051"/>
    <w:rsid w:val="00705539"/>
    <w:rsid w:val="0070668D"/>
    <w:rsid w:val="00706DAB"/>
    <w:rsid w:val="007138FF"/>
    <w:rsid w:val="00713E89"/>
    <w:rsid w:val="00716607"/>
    <w:rsid w:val="007176D6"/>
    <w:rsid w:val="00717978"/>
    <w:rsid w:val="00722287"/>
    <w:rsid w:val="007224F4"/>
    <w:rsid w:val="00722B4E"/>
    <w:rsid w:val="00722C2D"/>
    <w:rsid w:val="00723712"/>
    <w:rsid w:val="00724709"/>
    <w:rsid w:val="007251BA"/>
    <w:rsid w:val="0073029A"/>
    <w:rsid w:val="00730AFD"/>
    <w:rsid w:val="00732ABF"/>
    <w:rsid w:val="007351D9"/>
    <w:rsid w:val="007353D1"/>
    <w:rsid w:val="007379EA"/>
    <w:rsid w:val="00737B87"/>
    <w:rsid w:val="00740124"/>
    <w:rsid w:val="00742245"/>
    <w:rsid w:val="0074420B"/>
    <w:rsid w:val="00744CEC"/>
    <w:rsid w:val="00745F18"/>
    <w:rsid w:val="00746A26"/>
    <w:rsid w:val="0074731F"/>
    <w:rsid w:val="0075005B"/>
    <w:rsid w:val="007539E0"/>
    <w:rsid w:val="00754A2A"/>
    <w:rsid w:val="00755348"/>
    <w:rsid w:val="00756466"/>
    <w:rsid w:val="00760210"/>
    <w:rsid w:val="00762025"/>
    <w:rsid w:val="00762AFC"/>
    <w:rsid w:val="007643A2"/>
    <w:rsid w:val="007645A4"/>
    <w:rsid w:val="00765B82"/>
    <w:rsid w:val="0076769B"/>
    <w:rsid w:val="00770095"/>
    <w:rsid w:val="007702F8"/>
    <w:rsid w:val="007712DA"/>
    <w:rsid w:val="00771F57"/>
    <w:rsid w:val="007734D9"/>
    <w:rsid w:val="0077480F"/>
    <w:rsid w:val="00776B54"/>
    <w:rsid w:val="0078023A"/>
    <w:rsid w:val="00781031"/>
    <w:rsid w:val="00781477"/>
    <w:rsid w:val="0078196F"/>
    <w:rsid w:val="00784186"/>
    <w:rsid w:val="0078487E"/>
    <w:rsid w:val="00784E69"/>
    <w:rsid w:val="00785249"/>
    <w:rsid w:val="00785A6B"/>
    <w:rsid w:val="00786D9B"/>
    <w:rsid w:val="00787AC3"/>
    <w:rsid w:val="00790006"/>
    <w:rsid w:val="007903C4"/>
    <w:rsid w:val="00792EAF"/>
    <w:rsid w:val="0079311A"/>
    <w:rsid w:val="007931B9"/>
    <w:rsid w:val="0079543A"/>
    <w:rsid w:val="0079621F"/>
    <w:rsid w:val="00796481"/>
    <w:rsid w:val="007966F2"/>
    <w:rsid w:val="00796FA5"/>
    <w:rsid w:val="00797774"/>
    <w:rsid w:val="00797EBB"/>
    <w:rsid w:val="00797EE1"/>
    <w:rsid w:val="007A1CF6"/>
    <w:rsid w:val="007A44D6"/>
    <w:rsid w:val="007A787F"/>
    <w:rsid w:val="007B38A3"/>
    <w:rsid w:val="007B4375"/>
    <w:rsid w:val="007B4B77"/>
    <w:rsid w:val="007C1788"/>
    <w:rsid w:val="007C2038"/>
    <w:rsid w:val="007C2C18"/>
    <w:rsid w:val="007C3584"/>
    <w:rsid w:val="007C3EEF"/>
    <w:rsid w:val="007C5DAF"/>
    <w:rsid w:val="007C70A3"/>
    <w:rsid w:val="007D7DEC"/>
    <w:rsid w:val="007E01A6"/>
    <w:rsid w:val="007E095C"/>
    <w:rsid w:val="007E0E78"/>
    <w:rsid w:val="007E11BE"/>
    <w:rsid w:val="007E1EBF"/>
    <w:rsid w:val="007E29A7"/>
    <w:rsid w:val="007E5AB0"/>
    <w:rsid w:val="007F0A0A"/>
    <w:rsid w:val="007F2784"/>
    <w:rsid w:val="007F2856"/>
    <w:rsid w:val="007F61D3"/>
    <w:rsid w:val="007F72AC"/>
    <w:rsid w:val="00800F96"/>
    <w:rsid w:val="00801A05"/>
    <w:rsid w:val="00802FFD"/>
    <w:rsid w:val="008032B6"/>
    <w:rsid w:val="00806777"/>
    <w:rsid w:val="00807EE1"/>
    <w:rsid w:val="008109A9"/>
    <w:rsid w:val="00810B69"/>
    <w:rsid w:val="00812061"/>
    <w:rsid w:val="00813B08"/>
    <w:rsid w:val="00813D50"/>
    <w:rsid w:val="008143FA"/>
    <w:rsid w:val="008145A9"/>
    <w:rsid w:val="008150C9"/>
    <w:rsid w:val="008165ED"/>
    <w:rsid w:val="008179DF"/>
    <w:rsid w:val="008207A4"/>
    <w:rsid w:val="00820CD3"/>
    <w:rsid w:val="008212DD"/>
    <w:rsid w:val="00821D2B"/>
    <w:rsid w:val="0082369D"/>
    <w:rsid w:val="00823888"/>
    <w:rsid w:val="00824B43"/>
    <w:rsid w:val="0082739D"/>
    <w:rsid w:val="0083315D"/>
    <w:rsid w:val="00834090"/>
    <w:rsid w:val="008351C4"/>
    <w:rsid w:val="00836548"/>
    <w:rsid w:val="00836CD7"/>
    <w:rsid w:val="00837692"/>
    <w:rsid w:val="0084029A"/>
    <w:rsid w:val="00840BF1"/>
    <w:rsid w:val="00841392"/>
    <w:rsid w:val="00841731"/>
    <w:rsid w:val="00843BD0"/>
    <w:rsid w:val="0084541D"/>
    <w:rsid w:val="00846EDB"/>
    <w:rsid w:val="008475C2"/>
    <w:rsid w:val="0084778A"/>
    <w:rsid w:val="00850753"/>
    <w:rsid w:val="00850ED2"/>
    <w:rsid w:val="0085262A"/>
    <w:rsid w:val="008534A0"/>
    <w:rsid w:val="00854C1A"/>
    <w:rsid w:val="00855DC7"/>
    <w:rsid w:val="00857D64"/>
    <w:rsid w:val="008602C1"/>
    <w:rsid w:val="008612C4"/>
    <w:rsid w:val="008616FA"/>
    <w:rsid w:val="00862512"/>
    <w:rsid w:val="00862AC4"/>
    <w:rsid w:val="00863B25"/>
    <w:rsid w:val="00866276"/>
    <w:rsid w:val="0086758F"/>
    <w:rsid w:val="008712A2"/>
    <w:rsid w:val="00871B00"/>
    <w:rsid w:val="00871F8F"/>
    <w:rsid w:val="00874E28"/>
    <w:rsid w:val="0087599E"/>
    <w:rsid w:val="008760A7"/>
    <w:rsid w:val="0087683C"/>
    <w:rsid w:val="008776B0"/>
    <w:rsid w:val="008806E3"/>
    <w:rsid w:val="00880F29"/>
    <w:rsid w:val="00881CD4"/>
    <w:rsid w:val="00882549"/>
    <w:rsid w:val="00882FDC"/>
    <w:rsid w:val="008842AD"/>
    <w:rsid w:val="00884495"/>
    <w:rsid w:val="008851FA"/>
    <w:rsid w:val="00885F7B"/>
    <w:rsid w:val="00886AA9"/>
    <w:rsid w:val="008921A6"/>
    <w:rsid w:val="00893DFD"/>
    <w:rsid w:val="00894093"/>
    <w:rsid w:val="008948C3"/>
    <w:rsid w:val="00894D0E"/>
    <w:rsid w:val="00895E2C"/>
    <w:rsid w:val="0089623E"/>
    <w:rsid w:val="008964B8"/>
    <w:rsid w:val="008A04F0"/>
    <w:rsid w:val="008A10CA"/>
    <w:rsid w:val="008A12DD"/>
    <w:rsid w:val="008A138B"/>
    <w:rsid w:val="008A1793"/>
    <w:rsid w:val="008A3B67"/>
    <w:rsid w:val="008A3CF7"/>
    <w:rsid w:val="008A41B8"/>
    <w:rsid w:val="008A497B"/>
    <w:rsid w:val="008A6A7C"/>
    <w:rsid w:val="008B0D46"/>
    <w:rsid w:val="008B22A2"/>
    <w:rsid w:val="008B2337"/>
    <w:rsid w:val="008B730C"/>
    <w:rsid w:val="008B7519"/>
    <w:rsid w:val="008C0733"/>
    <w:rsid w:val="008C1D8C"/>
    <w:rsid w:val="008C1DE3"/>
    <w:rsid w:val="008C36B8"/>
    <w:rsid w:val="008D02D7"/>
    <w:rsid w:val="008D0B87"/>
    <w:rsid w:val="008D1F73"/>
    <w:rsid w:val="008D439A"/>
    <w:rsid w:val="008D4D88"/>
    <w:rsid w:val="008D5A48"/>
    <w:rsid w:val="008E2434"/>
    <w:rsid w:val="008E2990"/>
    <w:rsid w:val="008E3617"/>
    <w:rsid w:val="008E4A8A"/>
    <w:rsid w:val="008F0535"/>
    <w:rsid w:val="008F139E"/>
    <w:rsid w:val="008F36F6"/>
    <w:rsid w:val="008F37B5"/>
    <w:rsid w:val="008F4583"/>
    <w:rsid w:val="008F4620"/>
    <w:rsid w:val="008F508E"/>
    <w:rsid w:val="008F5E5E"/>
    <w:rsid w:val="008F67FA"/>
    <w:rsid w:val="008F7626"/>
    <w:rsid w:val="008F7F10"/>
    <w:rsid w:val="00900CA6"/>
    <w:rsid w:val="00901CE9"/>
    <w:rsid w:val="00911453"/>
    <w:rsid w:val="00911CE9"/>
    <w:rsid w:val="00912CAC"/>
    <w:rsid w:val="00912E94"/>
    <w:rsid w:val="00914FED"/>
    <w:rsid w:val="00915260"/>
    <w:rsid w:val="00915E86"/>
    <w:rsid w:val="00920446"/>
    <w:rsid w:val="00922BEB"/>
    <w:rsid w:val="00925DD2"/>
    <w:rsid w:val="009262EC"/>
    <w:rsid w:val="009274E1"/>
    <w:rsid w:val="00932EBB"/>
    <w:rsid w:val="009351D4"/>
    <w:rsid w:val="009368FD"/>
    <w:rsid w:val="0094025D"/>
    <w:rsid w:val="009413F6"/>
    <w:rsid w:val="00942071"/>
    <w:rsid w:val="009423E3"/>
    <w:rsid w:val="0094351F"/>
    <w:rsid w:val="00944BEE"/>
    <w:rsid w:val="00944F6A"/>
    <w:rsid w:val="00945C8D"/>
    <w:rsid w:val="009462F5"/>
    <w:rsid w:val="00946425"/>
    <w:rsid w:val="00950080"/>
    <w:rsid w:val="009512D3"/>
    <w:rsid w:val="00951CA9"/>
    <w:rsid w:val="00957849"/>
    <w:rsid w:val="00957E93"/>
    <w:rsid w:val="0096152C"/>
    <w:rsid w:val="00961DAE"/>
    <w:rsid w:val="00971F0E"/>
    <w:rsid w:val="00973D4A"/>
    <w:rsid w:val="0097462D"/>
    <w:rsid w:val="00974881"/>
    <w:rsid w:val="0097664F"/>
    <w:rsid w:val="00977424"/>
    <w:rsid w:val="00980B4E"/>
    <w:rsid w:val="009861C7"/>
    <w:rsid w:val="00986466"/>
    <w:rsid w:val="009870A7"/>
    <w:rsid w:val="009878BE"/>
    <w:rsid w:val="00990F7D"/>
    <w:rsid w:val="009915AA"/>
    <w:rsid w:val="00992216"/>
    <w:rsid w:val="0099255A"/>
    <w:rsid w:val="00992749"/>
    <w:rsid w:val="0099561E"/>
    <w:rsid w:val="0099600E"/>
    <w:rsid w:val="00996688"/>
    <w:rsid w:val="009A1267"/>
    <w:rsid w:val="009A13A7"/>
    <w:rsid w:val="009A232B"/>
    <w:rsid w:val="009A5CCE"/>
    <w:rsid w:val="009A7DE6"/>
    <w:rsid w:val="009B2FAF"/>
    <w:rsid w:val="009B348A"/>
    <w:rsid w:val="009B67ED"/>
    <w:rsid w:val="009B74E5"/>
    <w:rsid w:val="009B7FCA"/>
    <w:rsid w:val="009C62FE"/>
    <w:rsid w:val="009D09F4"/>
    <w:rsid w:val="009D3459"/>
    <w:rsid w:val="009D641B"/>
    <w:rsid w:val="009D761D"/>
    <w:rsid w:val="009D7C6C"/>
    <w:rsid w:val="009E185A"/>
    <w:rsid w:val="009E1CB8"/>
    <w:rsid w:val="009E42B1"/>
    <w:rsid w:val="009E5616"/>
    <w:rsid w:val="009E682B"/>
    <w:rsid w:val="009E683F"/>
    <w:rsid w:val="009E7500"/>
    <w:rsid w:val="009F03FF"/>
    <w:rsid w:val="009F3364"/>
    <w:rsid w:val="009F3C21"/>
    <w:rsid w:val="009F5EB9"/>
    <w:rsid w:val="009F601D"/>
    <w:rsid w:val="009F6656"/>
    <w:rsid w:val="009F6739"/>
    <w:rsid w:val="009F6CD2"/>
    <w:rsid w:val="009F7052"/>
    <w:rsid w:val="009F7945"/>
    <w:rsid w:val="009F7A61"/>
    <w:rsid w:val="00A0028E"/>
    <w:rsid w:val="00A01EAC"/>
    <w:rsid w:val="00A04934"/>
    <w:rsid w:val="00A05C83"/>
    <w:rsid w:val="00A05CFC"/>
    <w:rsid w:val="00A06768"/>
    <w:rsid w:val="00A07908"/>
    <w:rsid w:val="00A10A07"/>
    <w:rsid w:val="00A12124"/>
    <w:rsid w:val="00A145BB"/>
    <w:rsid w:val="00A1615F"/>
    <w:rsid w:val="00A16AD0"/>
    <w:rsid w:val="00A172EB"/>
    <w:rsid w:val="00A210FF"/>
    <w:rsid w:val="00A218F1"/>
    <w:rsid w:val="00A228B3"/>
    <w:rsid w:val="00A23E5C"/>
    <w:rsid w:val="00A25EF7"/>
    <w:rsid w:val="00A31747"/>
    <w:rsid w:val="00A329A8"/>
    <w:rsid w:val="00A34F0F"/>
    <w:rsid w:val="00A354F9"/>
    <w:rsid w:val="00A36FAA"/>
    <w:rsid w:val="00A37098"/>
    <w:rsid w:val="00A40E88"/>
    <w:rsid w:val="00A45948"/>
    <w:rsid w:val="00A4665F"/>
    <w:rsid w:val="00A466FF"/>
    <w:rsid w:val="00A5069A"/>
    <w:rsid w:val="00A50D48"/>
    <w:rsid w:val="00A53228"/>
    <w:rsid w:val="00A560EB"/>
    <w:rsid w:val="00A5629A"/>
    <w:rsid w:val="00A56992"/>
    <w:rsid w:val="00A57016"/>
    <w:rsid w:val="00A57DB6"/>
    <w:rsid w:val="00A61E39"/>
    <w:rsid w:val="00A6350D"/>
    <w:rsid w:val="00A64054"/>
    <w:rsid w:val="00A70CD4"/>
    <w:rsid w:val="00A71486"/>
    <w:rsid w:val="00A74E61"/>
    <w:rsid w:val="00A75B70"/>
    <w:rsid w:val="00A76528"/>
    <w:rsid w:val="00A7656B"/>
    <w:rsid w:val="00A770BF"/>
    <w:rsid w:val="00A85653"/>
    <w:rsid w:val="00A8615A"/>
    <w:rsid w:val="00A86409"/>
    <w:rsid w:val="00A86BC5"/>
    <w:rsid w:val="00A935E6"/>
    <w:rsid w:val="00A94FAC"/>
    <w:rsid w:val="00A95756"/>
    <w:rsid w:val="00A962AE"/>
    <w:rsid w:val="00AA2784"/>
    <w:rsid w:val="00AA3360"/>
    <w:rsid w:val="00AA379A"/>
    <w:rsid w:val="00AA4D78"/>
    <w:rsid w:val="00AB10C2"/>
    <w:rsid w:val="00AB290E"/>
    <w:rsid w:val="00AB2E8E"/>
    <w:rsid w:val="00AB2EB3"/>
    <w:rsid w:val="00AB3891"/>
    <w:rsid w:val="00AB3901"/>
    <w:rsid w:val="00AB4137"/>
    <w:rsid w:val="00AB5510"/>
    <w:rsid w:val="00AB5C29"/>
    <w:rsid w:val="00AB6F03"/>
    <w:rsid w:val="00AC1E8F"/>
    <w:rsid w:val="00AD089C"/>
    <w:rsid w:val="00AD0D3F"/>
    <w:rsid w:val="00AD1562"/>
    <w:rsid w:val="00AD426B"/>
    <w:rsid w:val="00AD5356"/>
    <w:rsid w:val="00AD746F"/>
    <w:rsid w:val="00AD7540"/>
    <w:rsid w:val="00AD7588"/>
    <w:rsid w:val="00AE0660"/>
    <w:rsid w:val="00AE0F09"/>
    <w:rsid w:val="00AE2D49"/>
    <w:rsid w:val="00AE2EEF"/>
    <w:rsid w:val="00AE38DF"/>
    <w:rsid w:val="00AE5C70"/>
    <w:rsid w:val="00AF1D5F"/>
    <w:rsid w:val="00AF234F"/>
    <w:rsid w:val="00AF482A"/>
    <w:rsid w:val="00AF5E58"/>
    <w:rsid w:val="00AF6B90"/>
    <w:rsid w:val="00AF7786"/>
    <w:rsid w:val="00AF7D19"/>
    <w:rsid w:val="00B000FB"/>
    <w:rsid w:val="00B00A68"/>
    <w:rsid w:val="00B0215F"/>
    <w:rsid w:val="00B0581C"/>
    <w:rsid w:val="00B05891"/>
    <w:rsid w:val="00B05A4F"/>
    <w:rsid w:val="00B06FC8"/>
    <w:rsid w:val="00B075B7"/>
    <w:rsid w:val="00B079E0"/>
    <w:rsid w:val="00B11F12"/>
    <w:rsid w:val="00B13395"/>
    <w:rsid w:val="00B17273"/>
    <w:rsid w:val="00B174A1"/>
    <w:rsid w:val="00B223A7"/>
    <w:rsid w:val="00B24AA6"/>
    <w:rsid w:val="00B24C80"/>
    <w:rsid w:val="00B2596A"/>
    <w:rsid w:val="00B25984"/>
    <w:rsid w:val="00B26F08"/>
    <w:rsid w:val="00B3111B"/>
    <w:rsid w:val="00B34C05"/>
    <w:rsid w:val="00B3514A"/>
    <w:rsid w:val="00B35719"/>
    <w:rsid w:val="00B4127D"/>
    <w:rsid w:val="00B540A5"/>
    <w:rsid w:val="00B540E1"/>
    <w:rsid w:val="00B551DE"/>
    <w:rsid w:val="00B555AA"/>
    <w:rsid w:val="00B56762"/>
    <w:rsid w:val="00B61997"/>
    <w:rsid w:val="00B62624"/>
    <w:rsid w:val="00B661D5"/>
    <w:rsid w:val="00B67E4F"/>
    <w:rsid w:val="00B70CB0"/>
    <w:rsid w:val="00B738DE"/>
    <w:rsid w:val="00B740CC"/>
    <w:rsid w:val="00B762DD"/>
    <w:rsid w:val="00B77DCD"/>
    <w:rsid w:val="00B813AE"/>
    <w:rsid w:val="00B81829"/>
    <w:rsid w:val="00B81D1C"/>
    <w:rsid w:val="00B85040"/>
    <w:rsid w:val="00B85962"/>
    <w:rsid w:val="00B86901"/>
    <w:rsid w:val="00B9259B"/>
    <w:rsid w:val="00B968EE"/>
    <w:rsid w:val="00B96EEE"/>
    <w:rsid w:val="00BA08DC"/>
    <w:rsid w:val="00BA13DC"/>
    <w:rsid w:val="00BA3A11"/>
    <w:rsid w:val="00BA3B08"/>
    <w:rsid w:val="00BA6B08"/>
    <w:rsid w:val="00BA6FE0"/>
    <w:rsid w:val="00BB0606"/>
    <w:rsid w:val="00BB2CA9"/>
    <w:rsid w:val="00BB6074"/>
    <w:rsid w:val="00BC00A9"/>
    <w:rsid w:val="00BC1181"/>
    <w:rsid w:val="00BC2B43"/>
    <w:rsid w:val="00BC4B2E"/>
    <w:rsid w:val="00BC60D9"/>
    <w:rsid w:val="00BC64BA"/>
    <w:rsid w:val="00BC6BA2"/>
    <w:rsid w:val="00BC7004"/>
    <w:rsid w:val="00BC7845"/>
    <w:rsid w:val="00BC7E7A"/>
    <w:rsid w:val="00BD0250"/>
    <w:rsid w:val="00BD042D"/>
    <w:rsid w:val="00BD1DCD"/>
    <w:rsid w:val="00BD43BF"/>
    <w:rsid w:val="00BE1670"/>
    <w:rsid w:val="00BE2477"/>
    <w:rsid w:val="00BE27DF"/>
    <w:rsid w:val="00BE34A8"/>
    <w:rsid w:val="00BF0024"/>
    <w:rsid w:val="00BF6CCC"/>
    <w:rsid w:val="00BF71E1"/>
    <w:rsid w:val="00BF75B6"/>
    <w:rsid w:val="00C040BF"/>
    <w:rsid w:val="00C05274"/>
    <w:rsid w:val="00C07ECC"/>
    <w:rsid w:val="00C1104C"/>
    <w:rsid w:val="00C11D09"/>
    <w:rsid w:val="00C15028"/>
    <w:rsid w:val="00C210C7"/>
    <w:rsid w:val="00C23EE1"/>
    <w:rsid w:val="00C31FEF"/>
    <w:rsid w:val="00C32380"/>
    <w:rsid w:val="00C32BE7"/>
    <w:rsid w:val="00C330E5"/>
    <w:rsid w:val="00C3501E"/>
    <w:rsid w:val="00C356AA"/>
    <w:rsid w:val="00C36953"/>
    <w:rsid w:val="00C404FC"/>
    <w:rsid w:val="00C41C0B"/>
    <w:rsid w:val="00C41CCC"/>
    <w:rsid w:val="00C41F3D"/>
    <w:rsid w:val="00C4220D"/>
    <w:rsid w:val="00C42AA0"/>
    <w:rsid w:val="00C471B6"/>
    <w:rsid w:val="00C47B48"/>
    <w:rsid w:val="00C5038A"/>
    <w:rsid w:val="00C505C2"/>
    <w:rsid w:val="00C5118C"/>
    <w:rsid w:val="00C51200"/>
    <w:rsid w:val="00C51727"/>
    <w:rsid w:val="00C517E3"/>
    <w:rsid w:val="00C5288E"/>
    <w:rsid w:val="00C52C1F"/>
    <w:rsid w:val="00C52E9D"/>
    <w:rsid w:val="00C55715"/>
    <w:rsid w:val="00C56327"/>
    <w:rsid w:val="00C57902"/>
    <w:rsid w:val="00C62227"/>
    <w:rsid w:val="00C62EB5"/>
    <w:rsid w:val="00C63AB8"/>
    <w:rsid w:val="00C64F6D"/>
    <w:rsid w:val="00C650C3"/>
    <w:rsid w:val="00C66351"/>
    <w:rsid w:val="00C700B8"/>
    <w:rsid w:val="00C720C0"/>
    <w:rsid w:val="00C73573"/>
    <w:rsid w:val="00C74135"/>
    <w:rsid w:val="00C75494"/>
    <w:rsid w:val="00C75715"/>
    <w:rsid w:val="00C75990"/>
    <w:rsid w:val="00C75BD4"/>
    <w:rsid w:val="00C81F2B"/>
    <w:rsid w:val="00C8277F"/>
    <w:rsid w:val="00C82A79"/>
    <w:rsid w:val="00C838AE"/>
    <w:rsid w:val="00C84B10"/>
    <w:rsid w:val="00C8729E"/>
    <w:rsid w:val="00C874AF"/>
    <w:rsid w:val="00C879B2"/>
    <w:rsid w:val="00C91F24"/>
    <w:rsid w:val="00C950CA"/>
    <w:rsid w:val="00C978B0"/>
    <w:rsid w:val="00CA33BB"/>
    <w:rsid w:val="00CA4E19"/>
    <w:rsid w:val="00CA55F2"/>
    <w:rsid w:val="00CB03DE"/>
    <w:rsid w:val="00CB2E20"/>
    <w:rsid w:val="00CB3EB1"/>
    <w:rsid w:val="00CB5DCE"/>
    <w:rsid w:val="00CB6D6A"/>
    <w:rsid w:val="00CB7523"/>
    <w:rsid w:val="00CC07C1"/>
    <w:rsid w:val="00CC0832"/>
    <w:rsid w:val="00CC3027"/>
    <w:rsid w:val="00CC37A3"/>
    <w:rsid w:val="00CC3DB1"/>
    <w:rsid w:val="00CC4471"/>
    <w:rsid w:val="00CC4CE5"/>
    <w:rsid w:val="00CC5CAF"/>
    <w:rsid w:val="00CC6EB1"/>
    <w:rsid w:val="00CC7B2D"/>
    <w:rsid w:val="00CD35A4"/>
    <w:rsid w:val="00CD42B6"/>
    <w:rsid w:val="00CD4A85"/>
    <w:rsid w:val="00CD4FBE"/>
    <w:rsid w:val="00CD5164"/>
    <w:rsid w:val="00CD5EF1"/>
    <w:rsid w:val="00CD6758"/>
    <w:rsid w:val="00CD767F"/>
    <w:rsid w:val="00CE1A8B"/>
    <w:rsid w:val="00CE1BBB"/>
    <w:rsid w:val="00CE223B"/>
    <w:rsid w:val="00CE3466"/>
    <w:rsid w:val="00CE60F0"/>
    <w:rsid w:val="00CF09E1"/>
    <w:rsid w:val="00CF1BAC"/>
    <w:rsid w:val="00CF1BDB"/>
    <w:rsid w:val="00CF238E"/>
    <w:rsid w:val="00CF2720"/>
    <w:rsid w:val="00CF3940"/>
    <w:rsid w:val="00CF57E3"/>
    <w:rsid w:val="00D017C0"/>
    <w:rsid w:val="00D020CB"/>
    <w:rsid w:val="00D021F1"/>
    <w:rsid w:val="00D0524C"/>
    <w:rsid w:val="00D060CC"/>
    <w:rsid w:val="00D068F9"/>
    <w:rsid w:val="00D069FE"/>
    <w:rsid w:val="00D102DE"/>
    <w:rsid w:val="00D16459"/>
    <w:rsid w:val="00D17C3E"/>
    <w:rsid w:val="00D2159D"/>
    <w:rsid w:val="00D215B4"/>
    <w:rsid w:val="00D21ACB"/>
    <w:rsid w:val="00D21D31"/>
    <w:rsid w:val="00D22B89"/>
    <w:rsid w:val="00D22CAF"/>
    <w:rsid w:val="00D2332A"/>
    <w:rsid w:val="00D23BC3"/>
    <w:rsid w:val="00D250F4"/>
    <w:rsid w:val="00D256D7"/>
    <w:rsid w:val="00D30E1E"/>
    <w:rsid w:val="00D3163D"/>
    <w:rsid w:val="00D31B2B"/>
    <w:rsid w:val="00D33355"/>
    <w:rsid w:val="00D33367"/>
    <w:rsid w:val="00D37186"/>
    <w:rsid w:val="00D40B5B"/>
    <w:rsid w:val="00D43336"/>
    <w:rsid w:val="00D45468"/>
    <w:rsid w:val="00D455B6"/>
    <w:rsid w:val="00D46795"/>
    <w:rsid w:val="00D472C2"/>
    <w:rsid w:val="00D47AA9"/>
    <w:rsid w:val="00D53379"/>
    <w:rsid w:val="00D5342F"/>
    <w:rsid w:val="00D54F14"/>
    <w:rsid w:val="00D54FB7"/>
    <w:rsid w:val="00D638C2"/>
    <w:rsid w:val="00D63AC0"/>
    <w:rsid w:val="00D6648F"/>
    <w:rsid w:val="00D67FCD"/>
    <w:rsid w:val="00D70ADB"/>
    <w:rsid w:val="00D749BD"/>
    <w:rsid w:val="00D74EE2"/>
    <w:rsid w:val="00D770F1"/>
    <w:rsid w:val="00D80482"/>
    <w:rsid w:val="00D80748"/>
    <w:rsid w:val="00D80C01"/>
    <w:rsid w:val="00D8100D"/>
    <w:rsid w:val="00D8217A"/>
    <w:rsid w:val="00D821B3"/>
    <w:rsid w:val="00D85365"/>
    <w:rsid w:val="00D85859"/>
    <w:rsid w:val="00D863B1"/>
    <w:rsid w:val="00D9030D"/>
    <w:rsid w:val="00D90A7E"/>
    <w:rsid w:val="00D91B2F"/>
    <w:rsid w:val="00D92F1C"/>
    <w:rsid w:val="00D96B2D"/>
    <w:rsid w:val="00D979E5"/>
    <w:rsid w:val="00DA1350"/>
    <w:rsid w:val="00DA27C8"/>
    <w:rsid w:val="00DA2F7F"/>
    <w:rsid w:val="00DA332C"/>
    <w:rsid w:val="00DA4F8A"/>
    <w:rsid w:val="00DB13C9"/>
    <w:rsid w:val="00DB4AD1"/>
    <w:rsid w:val="00DB52B6"/>
    <w:rsid w:val="00DB53C5"/>
    <w:rsid w:val="00DB5B21"/>
    <w:rsid w:val="00DB657A"/>
    <w:rsid w:val="00DB769C"/>
    <w:rsid w:val="00DC0448"/>
    <w:rsid w:val="00DC0997"/>
    <w:rsid w:val="00DC1C55"/>
    <w:rsid w:val="00DC2B08"/>
    <w:rsid w:val="00DC346E"/>
    <w:rsid w:val="00DC75FA"/>
    <w:rsid w:val="00DC785D"/>
    <w:rsid w:val="00DD0FDA"/>
    <w:rsid w:val="00DD30C8"/>
    <w:rsid w:val="00DD3839"/>
    <w:rsid w:val="00DD3BBA"/>
    <w:rsid w:val="00DE1906"/>
    <w:rsid w:val="00DE3F4C"/>
    <w:rsid w:val="00DE44E0"/>
    <w:rsid w:val="00DE4CB3"/>
    <w:rsid w:val="00DE6BAD"/>
    <w:rsid w:val="00DE6D08"/>
    <w:rsid w:val="00DF0640"/>
    <w:rsid w:val="00DF08F5"/>
    <w:rsid w:val="00DF4038"/>
    <w:rsid w:val="00DF4D38"/>
    <w:rsid w:val="00DF4FFD"/>
    <w:rsid w:val="00DF6450"/>
    <w:rsid w:val="00DF72B6"/>
    <w:rsid w:val="00DF72FB"/>
    <w:rsid w:val="00E02877"/>
    <w:rsid w:val="00E05148"/>
    <w:rsid w:val="00E06CAF"/>
    <w:rsid w:val="00E10B6B"/>
    <w:rsid w:val="00E10EB8"/>
    <w:rsid w:val="00E14188"/>
    <w:rsid w:val="00E144EE"/>
    <w:rsid w:val="00E145B2"/>
    <w:rsid w:val="00E162F6"/>
    <w:rsid w:val="00E163A7"/>
    <w:rsid w:val="00E1673A"/>
    <w:rsid w:val="00E16E6E"/>
    <w:rsid w:val="00E17510"/>
    <w:rsid w:val="00E20E18"/>
    <w:rsid w:val="00E2126E"/>
    <w:rsid w:val="00E21F16"/>
    <w:rsid w:val="00E24E84"/>
    <w:rsid w:val="00E26FEB"/>
    <w:rsid w:val="00E27C1C"/>
    <w:rsid w:val="00E305C7"/>
    <w:rsid w:val="00E30F24"/>
    <w:rsid w:val="00E311B5"/>
    <w:rsid w:val="00E32FE1"/>
    <w:rsid w:val="00E348F8"/>
    <w:rsid w:val="00E34CA8"/>
    <w:rsid w:val="00E34E50"/>
    <w:rsid w:val="00E34F19"/>
    <w:rsid w:val="00E374C5"/>
    <w:rsid w:val="00E40CA0"/>
    <w:rsid w:val="00E41316"/>
    <w:rsid w:val="00E42DCC"/>
    <w:rsid w:val="00E43FE5"/>
    <w:rsid w:val="00E450E6"/>
    <w:rsid w:val="00E45283"/>
    <w:rsid w:val="00E45437"/>
    <w:rsid w:val="00E46B47"/>
    <w:rsid w:val="00E47563"/>
    <w:rsid w:val="00E50979"/>
    <w:rsid w:val="00E517C8"/>
    <w:rsid w:val="00E52114"/>
    <w:rsid w:val="00E5347D"/>
    <w:rsid w:val="00E5604E"/>
    <w:rsid w:val="00E60007"/>
    <w:rsid w:val="00E60C07"/>
    <w:rsid w:val="00E612BF"/>
    <w:rsid w:val="00E622A2"/>
    <w:rsid w:val="00E62A66"/>
    <w:rsid w:val="00E639D5"/>
    <w:rsid w:val="00E639E8"/>
    <w:rsid w:val="00E64EB5"/>
    <w:rsid w:val="00E658BC"/>
    <w:rsid w:val="00E66D7B"/>
    <w:rsid w:val="00E67F4E"/>
    <w:rsid w:val="00E70204"/>
    <w:rsid w:val="00E737A5"/>
    <w:rsid w:val="00E73ED0"/>
    <w:rsid w:val="00E75EFB"/>
    <w:rsid w:val="00E8104A"/>
    <w:rsid w:val="00E82E96"/>
    <w:rsid w:val="00E84F98"/>
    <w:rsid w:val="00E8571E"/>
    <w:rsid w:val="00E9043F"/>
    <w:rsid w:val="00E90671"/>
    <w:rsid w:val="00E93579"/>
    <w:rsid w:val="00E93F99"/>
    <w:rsid w:val="00E96B56"/>
    <w:rsid w:val="00EA2CA7"/>
    <w:rsid w:val="00EA3460"/>
    <w:rsid w:val="00EA3B5E"/>
    <w:rsid w:val="00EA51F6"/>
    <w:rsid w:val="00EA6CD3"/>
    <w:rsid w:val="00EA7D33"/>
    <w:rsid w:val="00EB0092"/>
    <w:rsid w:val="00EB0A74"/>
    <w:rsid w:val="00EB1C1F"/>
    <w:rsid w:val="00EB2B45"/>
    <w:rsid w:val="00EB5CB9"/>
    <w:rsid w:val="00EC25C2"/>
    <w:rsid w:val="00EC33C2"/>
    <w:rsid w:val="00EC45BB"/>
    <w:rsid w:val="00EC573B"/>
    <w:rsid w:val="00ED0695"/>
    <w:rsid w:val="00ED154E"/>
    <w:rsid w:val="00ED1765"/>
    <w:rsid w:val="00ED1A5E"/>
    <w:rsid w:val="00ED1C76"/>
    <w:rsid w:val="00ED1E30"/>
    <w:rsid w:val="00ED493C"/>
    <w:rsid w:val="00ED6A62"/>
    <w:rsid w:val="00ED7797"/>
    <w:rsid w:val="00ED7912"/>
    <w:rsid w:val="00ED7EE2"/>
    <w:rsid w:val="00EE128E"/>
    <w:rsid w:val="00EE5C3B"/>
    <w:rsid w:val="00EE6761"/>
    <w:rsid w:val="00EE6ED3"/>
    <w:rsid w:val="00EF0DBA"/>
    <w:rsid w:val="00EF35D2"/>
    <w:rsid w:val="00EF43BF"/>
    <w:rsid w:val="00EF5B43"/>
    <w:rsid w:val="00EF73D4"/>
    <w:rsid w:val="00EF7C24"/>
    <w:rsid w:val="00F00ABB"/>
    <w:rsid w:val="00F00E7B"/>
    <w:rsid w:val="00F01204"/>
    <w:rsid w:val="00F02F50"/>
    <w:rsid w:val="00F053F9"/>
    <w:rsid w:val="00F06F11"/>
    <w:rsid w:val="00F10B39"/>
    <w:rsid w:val="00F13A87"/>
    <w:rsid w:val="00F158C6"/>
    <w:rsid w:val="00F1773B"/>
    <w:rsid w:val="00F21182"/>
    <w:rsid w:val="00F22341"/>
    <w:rsid w:val="00F22712"/>
    <w:rsid w:val="00F23B5F"/>
    <w:rsid w:val="00F3159D"/>
    <w:rsid w:val="00F32AF6"/>
    <w:rsid w:val="00F33BF7"/>
    <w:rsid w:val="00F34CA9"/>
    <w:rsid w:val="00F419B0"/>
    <w:rsid w:val="00F42E46"/>
    <w:rsid w:val="00F443F2"/>
    <w:rsid w:val="00F5127C"/>
    <w:rsid w:val="00F51554"/>
    <w:rsid w:val="00F51A4E"/>
    <w:rsid w:val="00F51B60"/>
    <w:rsid w:val="00F52816"/>
    <w:rsid w:val="00F54A58"/>
    <w:rsid w:val="00F60F12"/>
    <w:rsid w:val="00F624E0"/>
    <w:rsid w:val="00F65821"/>
    <w:rsid w:val="00F667DB"/>
    <w:rsid w:val="00F7187D"/>
    <w:rsid w:val="00F72701"/>
    <w:rsid w:val="00F73562"/>
    <w:rsid w:val="00F73981"/>
    <w:rsid w:val="00F73EBF"/>
    <w:rsid w:val="00F77881"/>
    <w:rsid w:val="00F81D62"/>
    <w:rsid w:val="00F82417"/>
    <w:rsid w:val="00F83DCC"/>
    <w:rsid w:val="00F85FF7"/>
    <w:rsid w:val="00F86941"/>
    <w:rsid w:val="00F870F4"/>
    <w:rsid w:val="00F90A00"/>
    <w:rsid w:val="00F92783"/>
    <w:rsid w:val="00F92990"/>
    <w:rsid w:val="00F92F92"/>
    <w:rsid w:val="00F93DA6"/>
    <w:rsid w:val="00F9581F"/>
    <w:rsid w:val="00F96526"/>
    <w:rsid w:val="00F96DB1"/>
    <w:rsid w:val="00F96FC3"/>
    <w:rsid w:val="00FA0300"/>
    <w:rsid w:val="00FA178C"/>
    <w:rsid w:val="00FA1FBA"/>
    <w:rsid w:val="00FA253E"/>
    <w:rsid w:val="00FA416F"/>
    <w:rsid w:val="00FA43F4"/>
    <w:rsid w:val="00FA4912"/>
    <w:rsid w:val="00FA558B"/>
    <w:rsid w:val="00FA55EA"/>
    <w:rsid w:val="00FA58A6"/>
    <w:rsid w:val="00FA61F1"/>
    <w:rsid w:val="00FA75BB"/>
    <w:rsid w:val="00FA7B2F"/>
    <w:rsid w:val="00FB0AF2"/>
    <w:rsid w:val="00FB2568"/>
    <w:rsid w:val="00FB3620"/>
    <w:rsid w:val="00FB4FEB"/>
    <w:rsid w:val="00FB6166"/>
    <w:rsid w:val="00FB735F"/>
    <w:rsid w:val="00FB7890"/>
    <w:rsid w:val="00FC33F5"/>
    <w:rsid w:val="00FC44A6"/>
    <w:rsid w:val="00FC4B0A"/>
    <w:rsid w:val="00FC54C9"/>
    <w:rsid w:val="00FC5EB3"/>
    <w:rsid w:val="00FC60AB"/>
    <w:rsid w:val="00FC66F0"/>
    <w:rsid w:val="00FD044B"/>
    <w:rsid w:val="00FD2997"/>
    <w:rsid w:val="00FD46A2"/>
    <w:rsid w:val="00FD4B4C"/>
    <w:rsid w:val="00FD711E"/>
    <w:rsid w:val="00FD745B"/>
    <w:rsid w:val="00FD7566"/>
    <w:rsid w:val="00FD78A3"/>
    <w:rsid w:val="00FD7A5F"/>
    <w:rsid w:val="00FD7E8A"/>
    <w:rsid w:val="00FE0160"/>
    <w:rsid w:val="00FE0CD6"/>
    <w:rsid w:val="00FE2B06"/>
    <w:rsid w:val="00FE2B2C"/>
    <w:rsid w:val="00FE3366"/>
    <w:rsid w:val="00FE384C"/>
    <w:rsid w:val="00FE4553"/>
    <w:rsid w:val="00FE46D0"/>
    <w:rsid w:val="00FE5450"/>
    <w:rsid w:val="00FE5ADB"/>
    <w:rsid w:val="00FF20A7"/>
    <w:rsid w:val="00FF4817"/>
    <w:rsid w:val="00FF55D7"/>
    <w:rsid w:val="00FF566D"/>
    <w:rsid w:val="00FF78F5"/>
    <w:rsid w:val="00FF7930"/>
    <w:rsid w:val="060E988A"/>
    <w:rsid w:val="0853DCBC"/>
    <w:rsid w:val="0B45B960"/>
    <w:rsid w:val="0C8D231C"/>
    <w:rsid w:val="0D32EBE3"/>
    <w:rsid w:val="0F167C8D"/>
    <w:rsid w:val="1764D20D"/>
    <w:rsid w:val="186D8EDB"/>
    <w:rsid w:val="1A0D3C7C"/>
    <w:rsid w:val="1A4C43D9"/>
    <w:rsid w:val="1D017706"/>
    <w:rsid w:val="1EE4587D"/>
    <w:rsid w:val="1F3D1A50"/>
    <w:rsid w:val="1F659588"/>
    <w:rsid w:val="20AFB4D3"/>
    <w:rsid w:val="22749CAE"/>
    <w:rsid w:val="29B8B4FB"/>
    <w:rsid w:val="2CF67C9A"/>
    <w:rsid w:val="2DECA71C"/>
    <w:rsid w:val="2DF29E3A"/>
    <w:rsid w:val="3015B71D"/>
    <w:rsid w:val="3329C296"/>
    <w:rsid w:val="356081C6"/>
    <w:rsid w:val="38999AE2"/>
    <w:rsid w:val="39DC1C91"/>
    <w:rsid w:val="3AEF5597"/>
    <w:rsid w:val="3BAE3036"/>
    <w:rsid w:val="3BF326BE"/>
    <w:rsid w:val="3C0587A9"/>
    <w:rsid w:val="3FCB3ADA"/>
    <w:rsid w:val="440F0EA1"/>
    <w:rsid w:val="45CC2706"/>
    <w:rsid w:val="488E1A2D"/>
    <w:rsid w:val="48F362BF"/>
    <w:rsid w:val="4AAB943F"/>
    <w:rsid w:val="4BD0D837"/>
    <w:rsid w:val="4D84181B"/>
    <w:rsid w:val="4E38CFF8"/>
    <w:rsid w:val="4F247614"/>
    <w:rsid w:val="4F372422"/>
    <w:rsid w:val="502D40D3"/>
    <w:rsid w:val="52AAF560"/>
    <w:rsid w:val="54B3A31C"/>
    <w:rsid w:val="550B4F69"/>
    <w:rsid w:val="55F4CC02"/>
    <w:rsid w:val="58C214CD"/>
    <w:rsid w:val="596499C6"/>
    <w:rsid w:val="59C808EB"/>
    <w:rsid w:val="59E8A9BA"/>
    <w:rsid w:val="59EBA4AB"/>
    <w:rsid w:val="5CA0189F"/>
    <w:rsid w:val="5F25CD07"/>
    <w:rsid w:val="5FD11E6E"/>
    <w:rsid w:val="643205BA"/>
    <w:rsid w:val="649CA2F0"/>
    <w:rsid w:val="6598EA6D"/>
    <w:rsid w:val="66145FB2"/>
    <w:rsid w:val="675778EE"/>
    <w:rsid w:val="693A7064"/>
    <w:rsid w:val="6BA99FFF"/>
    <w:rsid w:val="6D0B7798"/>
    <w:rsid w:val="701FEB8E"/>
    <w:rsid w:val="70790AE9"/>
    <w:rsid w:val="70A045D6"/>
    <w:rsid w:val="736BB588"/>
    <w:rsid w:val="73D40FCD"/>
    <w:rsid w:val="749D9A8B"/>
    <w:rsid w:val="75F8074F"/>
    <w:rsid w:val="75FB85CB"/>
    <w:rsid w:val="76ED5401"/>
    <w:rsid w:val="77180838"/>
    <w:rsid w:val="799049E0"/>
    <w:rsid w:val="7D5F3A03"/>
    <w:rsid w:val="7DBF07FD"/>
    <w:rsid w:val="7EE39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docId w15:val="{4B1B7D46-787A-4CF0-BEAE-73E67D2B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0D9"/>
    <w:pPr>
      <w:spacing w:after="0" w:line="360" w:lineRule="auto"/>
      <w:jc w:val="both"/>
    </w:pPr>
  </w:style>
  <w:style w:type="paragraph" w:styleId="Heading1">
    <w:name w:val="heading 1"/>
    <w:basedOn w:val="Normal"/>
    <w:next w:val="Normal"/>
    <w:link w:val="Heading1Char"/>
    <w:uiPriority w:val="9"/>
    <w:qFormat/>
    <w:rsid w:val="00026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4C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E40CA0"/>
    <w:rPr>
      <w:rFonts w:ascii="Segoe UI" w:hAnsi="Segoe UI" w:cs="Segoe UI" w:hint="default"/>
      <w:sz w:val="18"/>
      <w:szCs w:val="18"/>
    </w:rPr>
  </w:style>
  <w:style w:type="character" w:styleId="Mention">
    <w:name w:val="Mention"/>
    <w:basedOn w:val="DefaultParagraphFont"/>
    <w:uiPriority w:val="99"/>
    <w:unhideWhenUsed/>
    <w:rsid w:val="00E40CA0"/>
    <w:rPr>
      <w:color w:val="2B579A"/>
      <w:shd w:val="clear" w:color="auto" w:fill="E6E6E6"/>
    </w:rPr>
  </w:style>
  <w:style w:type="paragraph" w:styleId="Subtitle">
    <w:name w:val="Subtitle"/>
    <w:basedOn w:val="Normal"/>
    <w:next w:val="Normal"/>
    <w:link w:val="SubtitleChar"/>
    <w:uiPriority w:val="11"/>
    <w:qFormat/>
    <w:rsid w:val="00D8100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100D"/>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1E4C6A"/>
    <w:rPr>
      <w:rFonts w:asciiTheme="majorHAnsi" w:eastAsiaTheme="majorEastAsia" w:hAnsiTheme="majorHAnsi" w:cstheme="majorBidi"/>
      <w:color w:val="1F3763" w:themeColor="accent1" w:themeShade="7F"/>
      <w:sz w:val="24"/>
      <w:szCs w:val="24"/>
    </w:rPr>
  </w:style>
  <w:style w:type="paragraph" w:styleId="PlainText">
    <w:name w:val="Plain Text"/>
    <w:basedOn w:val="Normal"/>
    <w:link w:val="PlainTextChar"/>
    <w:uiPriority w:val="99"/>
    <w:unhideWhenUsed/>
    <w:rsid w:val="001E4C6A"/>
    <w:pPr>
      <w:spacing w:line="240" w:lineRule="auto"/>
      <w:jc w:val="left"/>
    </w:pPr>
    <w:rPr>
      <w:rFonts w:ascii="Calibri" w:eastAsia="Times New Roman" w:hAnsi="Calibri"/>
      <w:kern w:val="2"/>
      <w:szCs w:val="21"/>
      <w14:ligatures w14:val="standardContextual"/>
    </w:rPr>
  </w:style>
  <w:style w:type="character" w:customStyle="1" w:styleId="PlainTextChar">
    <w:name w:val="Plain Text Char"/>
    <w:basedOn w:val="DefaultParagraphFont"/>
    <w:link w:val="PlainText"/>
    <w:uiPriority w:val="99"/>
    <w:rsid w:val="001E4C6A"/>
    <w:rPr>
      <w:rFonts w:ascii="Calibri" w:eastAsia="Times New Roman" w:hAnsi="Calibri"/>
      <w:kern w:val="2"/>
      <w:szCs w:val="21"/>
      <w14:ligatures w14:val="standardContextual"/>
    </w:rPr>
  </w:style>
  <w:style w:type="paragraph" w:customStyle="1" w:styleId="pf0">
    <w:name w:val="pf0"/>
    <w:basedOn w:val="Normal"/>
    <w:rsid w:val="00CA4E19"/>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12853041">
      <w:bodyDiv w:val="1"/>
      <w:marLeft w:val="0"/>
      <w:marRight w:val="0"/>
      <w:marTop w:val="0"/>
      <w:marBottom w:val="0"/>
      <w:divBdr>
        <w:top w:val="none" w:sz="0" w:space="0" w:color="auto"/>
        <w:left w:val="none" w:sz="0" w:space="0" w:color="auto"/>
        <w:bottom w:val="none" w:sz="0" w:space="0" w:color="auto"/>
        <w:right w:val="none" w:sz="0" w:space="0" w:color="auto"/>
      </w:divBdr>
    </w:div>
    <w:div w:id="20009169">
      <w:bodyDiv w:val="1"/>
      <w:marLeft w:val="0"/>
      <w:marRight w:val="0"/>
      <w:marTop w:val="0"/>
      <w:marBottom w:val="0"/>
      <w:divBdr>
        <w:top w:val="none" w:sz="0" w:space="0" w:color="auto"/>
        <w:left w:val="none" w:sz="0" w:space="0" w:color="auto"/>
        <w:bottom w:val="none" w:sz="0" w:space="0" w:color="auto"/>
        <w:right w:val="none" w:sz="0" w:space="0" w:color="auto"/>
      </w:divBdr>
    </w:div>
    <w:div w:id="23867688">
      <w:bodyDiv w:val="1"/>
      <w:marLeft w:val="0"/>
      <w:marRight w:val="0"/>
      <w:marTop w:val="0"/>
      <w:marBottom w:val="0"/>
      <w:divBdr>
        <w:top w:val="none" w:sz="0" w:space="0" w:color="auto"/>
        <w:left w:val="none" w:sz="0" w:space="0" w:color="auto"/>
        <w:bottom w:val="none" w:sz="0" w:space="0" w:color="auto"/>
        <w:right w:val="none" w:sz="0" w:space="0" w:color="auto"/>
      </w:divBdr>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57827856">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6881443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5446747">
      <w:bodyDiv w:val="1"/>
      <w:marLeft w:val="0"/>
      <w:marRight w:val="0"/>
      <w:marTop w:val="0"/>
      <w:marBottom w:val="0"/>
      <w:divBdr>
        <w:top w:val="none" w:sz="0" w:space="0" w:color="auto"/>
        <w:left w:val="none" w:sz="0" w:space="0" w:color="auto"/>
        <w:bottom w:val="none" w:sz="0" w:space="0" w:color="auto"/>
        <w:right w:val="none" w:sz="0" w:space="0" w:color="auto"/>
      </w:divBdr>
    </w:div>
    <w:div w:id="105738688">
      <w:bodyDiv w:val="1"/>
      <w:marLeft w:val="0"/>
      <w:marRight w:val="0"/>
      <w:marTop w:val="0"/>
      <w:marBottom w:val="0"/>
      <w:divBdr>
        <w:top w:val="none" w:sz="0" w:space="0" w:color="auto"/>
        <w:left w:val="none" w:sz="0" w:space="0" w:color="auto"/>
        <w:bottom w:val="none" w:sz="0" w:space="0" w:color="auto"/>
        <w:right w:val="none" w:sz="0" w:space="0" w:color="auto"/>
      </w:divBdr>
    </w:div>
    <w:div w:id="118959559">
      <w:bodyDiv w:val="1"/>
      <w:marLeft w:val="0"/>
      <w:marRight w:val="0"/>
      <w:marTop w:val="0"/>
      <w:marBottom w:val="0"/>
      <w:divBdr>
        <w:top w:val="none" w:sz="0" w:space="0" w:color="auto"/>
        <w:left w:val="none" w:sz="0" w:space="0" w:color="auto"/>
        <w:bottom w:val="none" w:sz="0" w:space="0" w:color="auto"/>
        <w:right w:val="none" w:sz="0" w:space="0" w:color="auto"/>
      </w:divBdr>
    </w:div>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126821396">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38235588">
      <w:bodyDiv w:val="1"/>
      <w:marLeft w:val="0"/>
      <w:marRight w:val="0"/>
      <w:marTop w:val="0"/>
      <w:marBottom w:val="0"/>
      <w:divBdr>
        <w:top w:val="none" w:sz="0" w:space="0" w:color="auto"/>
        <w:left w:val="none" w:sz="0" w:space="0" w:color="auto"/>
        <w:bottom w:val="none" w:sz="0" w:space="0" w:color="auto"/>
        <w:right w:val="none" w:sz="0" w:space="0" w:color="auto"/>
      </w:divBdr>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01793227">
      <w:bodyDiv w:val="1"/>
      <w:marLeft w:val="0"/>
      <w:marRight w:val="0"/>
      <w:marTop w:val="0"/>
      <w:marBottom w:val="0"/>
      <w:divBdr>
        <w:top w:val="none" w:sz="0" w:space="0" w:color="auto"/>
        <w:left w:val="none" w:sz="0" w:space="0" w:color="auto"/>
        <w:bottom w:val="none" w:sz="0" w:space="0" w:color="auto"/>
        <w:right w:val="none" w:sz="0" w:space="0" w:color="auto"/>
      </w:divBdr>
    </w:div>
    <w:div w:id="212886443">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214586818">
      <w:bodyDiv w:val="1"/>
      <w:marLeft w:val="0"/>
      <w:marRight w:val="0"/>
      <w:marTop w:val="0"/>
      <w:marBottom w:val="0"/>
      <w:divBdr>
        <w:top w:val="none" w:sz="0" w:space="0" w:color="auto"/>
        <w:left w:val="none" w:sz="0" w:space="0" w:color="auto"/>
        <w:bottom w:val="none" w:sz="0" w:space="0" w:color="auto"/>
        <w:right w:val="none" w:sz="0" w:space="0" w:color="auto"/>
      </w:divBdr>
    </w:div>
    <w:div w:id="227347016">
      <w:bodyDiv w:val="1"/>
      <w:marLeft w:val="0"/>
      <w:marRight w:val="0"/>
      <w:marTop w:val="0"/>
      <w:marBottom w:val="0"/>
      <w:divBdr>
        <w:top w:val="none" w:sz="0" w:space="0" w:color="auto"/>
        <w:left w:val="none" w:sz="0" w:space="0" w:color="auto"/>
        <w:bottom w:val="none" w:sz="0" w:space="0" w:color="auto"/>
        <w:right w:val="none" w:sz="0" w:space="0" w:color="auto"/>
      </w:divBdr>
    </w:div>
    <w:div w:id="239558831">
      <w:bodyDiv w:val="1"/>
      <w:marLeft w:val="0"/>
      <w:marRight w:val="0"/>
      <w:marTop w:val="0"/>
      <w:marBottom w:val="0"/>
      <w:divBdr>
        <w:top w:val="none" w:sz="0" w:space="0" w:color="auto"/>
        <w:left w:val="none" w:sz="0" w:space="0" w:color="auto"/>
        <w:bottom w:val="none" w:sz="0" w:space="0" w:color="auto"/>
        <w:right w:val="none" w:sz="0" w:space="0" w:color="auto"/>
      </w:divBdr>
    </w:div>
    <w:div w:id="242498329">
      <w:bodyDiv w:val="1"/>
      <w:marLeft w:val="0"/>
      <w:marRight w:val="0"/>
      <w:marTop w:val="0"/>
      <w:marBottom w:val="0"/>
      <w:divBdr>
        <w:top w:val="none" w:sz="0" w:space="0" w:color="auto"/>
        <w:left w:val="none" w:sz="0" w:space="0" w:color="auto"/>
        <w:bottom w:val="none" w:sz="0" w:space="0" w:color="auto"/>
        <w:right w:val="none" w:sz="0" w:space="0" w:color="auto"/>
      </w:divBdr>
    </w:div>
    <w:div w:id="299966172">
      <w:bodyDiv w:val="1"/>
      <w:marLeft w:val="0"/>
      <w:marRight w:val="0"/>
      <w:marTop w:val="0"/>
      <w:marBottom w:val="0"/>
      <w:divBdr>
        <w:top w:val="none" w:sz="0" w:space="0" w:color="auto"/>
        <w:left w:val="none" w:sz="0" w:space="0" w:color="auto"/>
        <w:bottom w:val="none" w:sz="0" w:space="0" w:color="auto"/>
        <w:right w:val="none" w:sz="0" w:space="0" w:color="auto"/>
      </w:divBdr>
    </w:div>
    <w:div w:id="300422395">
      <w:bodyDiv w:val="1"/>
      <w:marLeft w:val="0"/>
      <w:marRight w:val="0"/>
      <w:marTop w:val="0"/>
      <w:marBottom w:val="0"/>
      <w:divBdr>
        <w:top w:val="none" w:sz="0" w:space="0" w:color="auto"/>
        <w:left w:val="none" w:sz="0" w:space="0" w:color="auto"/>
        <w:bottom w:val="none" w:sz="0" w:space="0" w:color="auto"/>
        <w:right w:val="none" w:sz="0" w:space="0" w:color="auto"/>
      </w:divBdr>
    </w:div>
    <w:div w:id="301422799">
      <w:bodyDiv w:val="1"/>
      <w:marLeft w:val="0"/>
      <w:marRight w:val="0"/>
      <w:marTop w:val="0"/>
      <w:marBottom w:val="0"/>
      <w:divBdr>
        <w:top w:val="none" w:sz="0" w:space="0" w:color="auto"/>
        <w:left w:val="none" w:sz="0" w:space="0" w:color="auto"/>
        <w:bottom w:val="none" w:sz="0" w:space="0" w:color="auto"/>
        <w:right w:val="none" w:sz="0" w:space="0" w:color="auto"/>
      </w:divBdr>
    </w:div>
    <w:div w:id="301616623">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79016342">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395082783">
      <w:bodyDiv w:val="1"/>
      <w:marLeft w:val="0"/>
      <w:marRight w:val="0"/>
      <w:marTop w:val="0"/>
      <w:marBottom w:val="0"/>
      <w:divBdr>
        <w:top w:val="none" w:sz="0" w:space="0" w:color="auto"/>
        <w:left w:val="none" w:sz="0" w:space="0" w:color="auto"/>
        <w:bottom w:val="none" w:sz="0" w:space="0" w:color="auto"/>
        <w:right w:val="none" w:sz="0" w:space="0" w:color="auto"/>
      </w:divBdr>
    </w:div>
    <w:div w:id="402921785">
      <w:bodyDiv w:val="1"/>
      <w:marLeft w:val="0"/>
      <w:marRight w:val="0"/>
      <w:marTop w:val="0"/>
      <w:marBottom w:val="0"/>
      <w:divBdr>
        <w:top w:val="none" w:sz="0" w:space="0" w:color="auto"/>
        <w:left w:val="none" w:sz="0" w:space="0" w:color="auto"/>
        <w:bottom w:val="none" w:sz="0" w:space="0" w:color="auto"/>
        <w:right w:val="none" w:sz="0" w:space="0" w:color="auto"/>
      </w:divBdr>
    </w:div>
    <w:div w:id="415980592">
      <w:bodyDiv w:val="1"/>
      <w:marLeft w:val="0"/>
      <w:marRight w:val="0"/>
      <w:marTop w:val="0"/>
      <w:marBottom w:val="0"/>
      <w:divBdr>
        <w:top w:val="none" w:sz="0" w:space="0" w:color="auto"/>
        <w:left w:val="none" w:sz="0" w:space="0" w:color="auto"/>
        <w:bottom w:val="none" w:sz="0" w:space="0" w:color="auto"/>
        <w:right w:val="none" w:sz="0" w:space="0" w:color="auto"/>
      </w:divBdr>
    </w:div>
    <w:div w:id="430129202">
      <w:bodyDiv w:val="1"/>
      <w:marLeft w:val="0"/>
      <w:marRight w:val="0"/>
      <w:marTop w:val="0"/>
      <w:marBottom w:val="0"/>
      <w:divBdr>
        <w:top w:val="none" w:sz="0" w:space="0" w:color="auto"/>
        <w:left w:val="none" w:sz="0" w:space="0" w:color="auto"/>
        <w:bottom w:val="none" w:sz="0" w:space="0" w:color="auto"/>
        <w:right w:val="none" w:sz="0" w:space="0" w:color="auto"/>
      </w:divBdr>
    </w:div>
    <w:div w:id="453908548">
      <w:bodyDiv w:val="1"/>
      <w:marLeft w:val="0"/>
      <w:marRight w:val="0"/>
      <w:marTop w:val="0"/>
      <w:marBottom w:val="0"/>
      <w:divBdr>
        <w:top w:val="none" w:sz="0" w:space="0" w:color="auto"/>
        <w:left w:val="none" w:sz="0" w:space="0" w:color="auto"/>
        <w:bottom w:val="none" w:sz="0" w:space="0" w:color="auto"/>
        <w:right w:val="none" w:sz="0" w:space="0" w:color="auto"/>
      </w:divBdr>
    </w:div>
    <w:div w:id="453982187">
      <w:bodyDiv w:val="1"/>
      <w:marLeft w:val="0"/>
      <w:marRight w:val="0"/>
      <w:marTop w:val="0"/>
      <w:marBottom w:val="0"/>
      <w:divBdr>
        <w:top w:val="none" w:sz="0" w:space="0" w:color="auto"/>
        <w:left w:val="none" w:sz="0" w:space="0" w:color="auto"/>
        <w:bottom w:val="none" w:sz="0" w:space="0" w:color="auto"/>
        <w:right w:val="none" w:sz="0" w:space="0" w:color="auto"/>
      </w:divBdr>
    </w:div>
    <w:div w:id="462776820">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0026299">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497499383">
      <w:bodyDiv w:val="1"/>
      <w:marLeft w:val="0"/>
      <w:marRight w:val="0"/>
      <w:marTop w:val="0"/>
      <w:marBottom w:val="0"/>
      <w:divBdr>
        <w:top w:val="none" w:sz="0" w:space="0" w:color="auto"/>
        <w:left w:val="none" w:sz="0" w:space="0" w:color="auto"/>
        <w:bottom w:val="none" w:sz="0" w:space="0" w:color="auto"/>
        <w:right w:val="none" w:sz="0" w:space="0" w:color="auto"/>
      </w:divBdr>
    </w:div>
    <w:div w:id="498277297">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24562243">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576966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3049086">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1857034">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2359475">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07161276">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50414177">
      <w:bodyDiv w:val="1"/>
      <w:marLeft w:val="0"/>
      <w:marRight w:val="0"/>
      <w:marTop w:val="0"/>
      <w:marBottom w:val="0"/>
      <w:divBdr>
        <w:top w:val="none" w:sz="0" w:space="0" w:color="auto"/>
        <w:left w:val="none" w:sz="0" w:space="0" w:color="auto"/>
        <w:bottom w:val="none" w:sz="0" w:space="0" w:color="auto"/>
        <w:right w:val="none" w:sz="0" w:space="0" w:color="auto"/>
      </w:divBdr>
    </w:div>
    <w:div w:id="86474997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870151024">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76353593">
      <w:bodyDiv w:val="1"/>
      <w:marLeft w:val="0"/>
      <w:marRight w:val="0"/>
      <w:marTop w:val="0"/>
      <w:marBottom w:val="0"/>
      <w:divBdr>
        <w:top w:val="none" w:sz="0" w:space="0" w:color="auto"/>
        <w:left w:val="none" w:sz="0" w:space="0" w:color="auto"/>
        <w:bottom w:val="none" w:sz="0" w:space="0" w:color="auto"/>
        <w:right w:val="none" w:sz="0" w:space="0" w:color="auto"/>
      </w:divBdr>
    </w:div>
    <w:div w:id="889148191">
      <w:bodyDiv w:val="1"/>
      <w:marLeft w:val="0"/>
      <w:marRight w:val="0"/>
      <w:marTop w:val="0"/>
      <w:marBottom w:val="0"/>
      <w:divBdr>
        <w:top w:val="none" w:sz="0" w:space="0" w:color="auto"/>
        <w:left w:val="none" w:sz="0" w:space="0" w:color="auto"/>
        <w:bottom w:val="none" w:sz="0" w:space="0" w:color="auto"/>
        <w:right w:val="none" w:sz="0" w:space="0" w:color="auto"/>
      </w:divBdr>
    </w:div>
    <w:div w:id="892932525">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60377013">
      <w:bodyDiv w:val="1"/>
      <w:marLeft w:val="0"/>
      <w:marRight w:val="0"/>
      <w:marTop w:val="0"/>
      <w:marBottom w:val="0"/>
      <w:divBdr>
        <w:top w:val="none" w:sz="0" w:space="0" w:color="auto"/>
        <w:left w:val="none" w:sz="0" w:space="0" w:color="auto"/>
        <w:bottom w:val="none" w:sz="0" w:space="0" w:color="auto"/>
        <w:right w:val="none" w:sz="0" w:space="0" w:color="auto"/>
      </w:divBdr>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988093029">
      <w:bodyDiv w:val="1"/>
      <w:marLeft w:val="0"/>
      <w:marRight w:val="0"/>
      <w:marTop w:val="0"/>
      <w:marBottom w:val="0"/>
      <w:divBdr>
        <w:top w:val="none" w:sz="0" w:space="0" w:color="auto"/>
        <w:left w:val="none" w:sz="0" w:space="0" w:color="auto"/>
        <w:bottom w:val="none" w:sz="0" w:space="0" w:color="auto"/>
        <w:right w:val="none" w:sz="0" w:space="0" w:color="auto"/>
      </w:divBdr>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3135252">
      <w:bodyDiv w:val="1"/>
      <w:marLeft w:val="0"/>
      <w:marRight w:val="0"/>
      <w:marTop w:val="0"/>
      <w:marBottom w:val="0"/>
      <w:divBdr>
        <w:top w:val="none" w:sz="0" w:space="0" w:color="auto"/>
        <w:left w:val="none" w:sz="0" w:space="0" w:color="auto"/>
        <w:bottom w:val="none" w:sz="0" w:space="0" w:color="auto"/>
        <w:right w:val="none" w:sz="0" w:space="0" w:color="auto"/>
      </w:divBdr>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17138544">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58350161">
      <w:bodyDiv w:val="1"/>
      <w:marLeft w:val="0"/>
      <w:marRight w:val="0"/>
      <w:marTop w:val="0"/>
      <w:marBottom w:val="0"/>
      <w:divBdr>
        <w:top w:val="none" w:sz="0" w:space="0" w:color="auto"/>
        <w:left w:val="none" w:sz="0" w:space="0" w:color="auto"/>
        <w:bottom w:val="none" w:sz="0" w:space="0" w:color="auto"/>
        <w:right w:val="none" w:sz="0" w:space="0" w:color="auto"/>
      </w:divBdr>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181434698">
      <w:bodyDiv w:val="1"/>
      <w:marLeft w:val="0"/>
      <w:marRight w:val="0"/>
      <w:marTop w:val="0"/>
      <w:marBottom w:val="0"/>
      <w:divBdr>
        <w:top w:val="none" w:sz="0" w:space="0" w:color="auto"/>
        <w:left w:val="none" w:sz="0" w:space="0" w:color="auto"/>
        <w:bottom w:val="none" w:sz="0" w:space="0" w:color="auto"/>
        <w:right w:val="none" w:sz="0" w:space="0" w:color="auto"/>
      </w:divBdr>
    </w:div>
    <w:div w:id="1192456627">
      <w:bodyDiv w:val="1"/>
      <w:marLeft w:val="0"/>
      <w:marRight w:val="0"/>
      <w:marTop w:val="0"/>
      <w:marBottom w:val="0"/>
      <w:divBdr>
        <w:top w:val="none" w:sz="0" w:space="0" w:color="auto"/>
        <w:left w:val="none" w:sz="0" w:space="0" w:color="auto"/>
        <w:bottom w:val="none" w:sz="0" w:space="0" w:color="auto"/>
        <w:right w:val="none" w:sz="0" w:space="0" w:color="auto"/>
      </w:divBdr>
    </w:div>
    <w:div w:id="1199319806">
      <w:bodyDiv w:val="1"/>
      <w:marLeft w:val="0"/>
      <w:marRight w:val="0"/>
      <w:marTop w:val="0"/>
      <w:marBottom w:val="0"/>
      <w:divBdr>
        <w:top w:val="none" w:sz="0" w:space="0" w:color="auto"/>
        <w:left w:val="none" w:sz="0" w:space="0" w:color="auto"/>
        <w:bottom w:val="none" w:sz="0" w:space="0" w:color="auto"/>
        <w:right w:val="none" w:sz="0" w:space="0" w:color="auto"/>
      </w:divBdr>
    </w:div>
    <w:div w:id="1206795477">
      <w:bodyDiv w:val="1"/>
      <w:marLeft w:val="0"/>
      <w:marRight w:val="0"/>
      <w:marTop w:val="0"/>
      <w:marBottom w:val="0"/>
      <w:divBdr>
        <w:top w:val="none" w:sz="0" w:space="0" w:color="auto"/>
        <w:left w:val="none" w:sz="0" w:space="0" w:color="auto"/>
        <w:bottom w:val="none" w:sz="0" w:space="0" w:color="auto"/>
        <w:right w:val="none" w:sz="0" w:space="0" w:color="auto"/>
      </w:divBdr>
    </w:div>
    <w:div w:id="1207450373">
      <w:bodyDiv w:val="1"/>
      <w:marLeft w:val="0"/>
      <w:marRight w:val="0"/>
      <w:marTop w:val="0"/>
      <w:marBottom w:val="0"/>
      <w:divBdr>
        <w:top w:val="none" w:sz="0" w:space="0" w:color="auto"/>
        <w:left w:val="none" w:sz="0" w:space="0" w:color="auto"/>
        <w:bottom w:val="none" w:sz="0" w:space="0" w:color="auto"/>
        <w:right w:val="none" w:sz="0" w:space="0" w:color="auto"/>
      </w:divBdr>
    </w:div>
    <w:div w:id="1238325122">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3838452">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56940628">
      <w:bodyDiv w:val="1"/>
      <w:marLeft w:val="0"/>
      <w:marRight w:val="0"/>
      <w:marTop w:val="0"/>
      <w:marBottom w:val="0"/>
      <w:divBdr>
        <w:top w:val="none" w:sz="0" w:space="0" w:color="auto"/>
        <w:left w:val="none" w:sz="0" w:space="0" w:color="auto"/>
        <w:bottom w:val="none" w:sz="0" w:space="0" w:color="auto"/>
        <w:right w:val="none" w:sz="0" w:space="0" w:color="auto"/>
      </w:divBdr>
    </w:div>
    <w:div w:id="1266768378">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294098137">
      <w:bodyDiv w:val="1"/>
      <w:marLeft w:val="0"/>
      <w:marRight w:val="0"/>
      <w:marTop w:val="0"/>
      <w:marBottom w:val="0"/>
      <w:divBdr>
        <w:top w:val="none" w:sz="0" w:space="0" w:color="auto"/>
        <w:left w:val="none" w:sz="0" w:space="0" w:color="auto"/>
        <w:bottom w:val="none" w:sz="0" w:space="0" w:color="auto"/>
        <w:right w:val="none" w:sz="0" w:space="0" w:color="auto"/>
      </w:divBdr>
    </w:div>
    <w:div w:id="1314064448">
      <w:bodyDiv w:val="1"/>
      <w:marLeft w:val="0"/>
      <w:marRight w:val="0"/>
      <w:marTop w:val="0"/>
      <w:marBottom w:val="0"/>
      <w:divBdr>
        <w:top w:val="none" w:sz="0" w:space="0" w:color="auto"/>
        <w:left w:val="none" w:sz="0" w:space="0" w:color="auto"/>
        <w:bottom w:val="none" w:sz="0" w:space="0" w:color="auto"/>
        <w:right w:val="none" w:sz="0" w:space="0" w:color="auto"/>
      </w:divBdr>
    </w:div>
    <w:div w:id="1321620769">
      <w:bodyDiv w:val="1"/>
      <w:marLeft w:val="0"/>
      <w:marRight w:val="0"/>
      <w:marTop w:val="0"/>
      <w:marBottom w:val="0"/>
      <w:divBdr>
        <w:top w:val="none" w:sz="0" w:space="0" w:color="auto"/>
        <w:left w:val="none" w:sz="0" w:space="0" w:color="auto"/>
        <w:bottom w:val="none" w:sz="0" w:space="0" w:color="auto"/>
        <w:right w:val="none" w:sz="0" w:space="0" w:color="auto"/>
      </w:divBdr>
    </w:div>
    <w:div w:id="1327052158">
      <w:bodyDiv w:val="1"/>
      <w:marLeft w:val="0"/>
      <w:marRight w:val="0"/>
      <w:marTop w:val="0"/>
      <w:marBottom w:val="0"/>
      <w:divBdr>
        <w:top w:val="none" w:sz="0" w:space="0" w:color="auto"/>
        <w:left w:val="none" w:sz="0" w:space="0" w:color="auto"/>
        <w:bottom w:val="none" w:sz="0" w:space="0" w:color="auto"/>
        <w:right w:val="none" w:sz="0" w:space="0" w:color="auto"/>
      </w:divBdr>
    </w:div>
    <w:div w:id="1330058875">
      <w:bodyDiv w:val="1"/>
      <w:marLeft w:val="0"/>
      <w:marRight w:val="0"/>
      <w:marTop w:val="0"/>
      <w:marBottom w:val="0"/>
      <w:divBdr>
        <w:top w:val="none" w:sz="0" w:space="0" w:color="auto"/>
        <w:left w:val="none" w:sz="0" w:space="0" w:color="auto"/>
        <w:bottom w:val="none" w:sz="0" w:space="0" w:color="auto"/>
        <w:right w:val="none" w:sz="0" w:space="0" w:color="auto"/>
      </w:divBdr>
    </w:div>
    <w:div w:id="133765577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6338498">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45348498">
      <w:bodyDiv w:val="1"/>
      <w:marLeft w:val="0"/>
      <w:marRight w:val="0"/>
      <w:marTop w:val="0"/>
      <w:marBottom w:val="0"/>
      <w:divBdr>
        <w:top w:val="none" w:sz="0" w:space="0" w:color="auto"/>
        <w:left w:val="none" w:sz="0" w:space="0" w:color="auto"/>
        <w:bottom w:val="none" w:sz="0" w:space="0" w:color="auto"/>
        <w:right w:val="none" w:sz="0" w:space="0" w:color="auto"/>
      </w:divBdr>
    </w:div>
    <w:div w:id="1454013733">
      <w:bodyDiv w:val="1"/>
      <w:marLeft w:val="0"/>
      <w:marRight w:val="0"/>
      <w:marTop w:val="0"/>
      <w:marBottom w:val="0"/>
      <w:divBdr>
        <w:top w:val="none" w:sz="0" w:space="0" w:color="auto"/>
        <w:left w:val="none" w:sz="0" w:space="0" w:color="auto"/>
        <w:bottom w:val="none" w:sz="0" w:space="0" w:color="auto"/>
        <w:right w:val="none" w:sz="0" w:space="0" w:color="auto"/>
      </w:divBdr>
    </w:div>
    <w:div w:id="1476988404">
      <w:bodyDiv w:val="1"/>
      <w:marLeft w:val="0"/>
      <w:marRight w:val="0"/>
      <w:marTop w:val="0"/>
      <w:marBottom w:val="0"/>
      <w:divBdr>
        <w:top w:val="none" w:sz="0" w:space="0" w:color="auto"/>
        <w:left w:val="none" w:sz="0" w:space="0" w:color="auto"/>
        <w:bottom w:val="none" w:sz="0" w:space="0" w:color="auto"/>
        <w:right w:val="none" w:sz="0" w:space="0" w:color="auto"/>
      </w:divBdr>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492519994">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07406547">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5705157">
      <w:bodyDiv w:val="1"/>
      <w:marLeft w:val="0"/>
      <w:marRight w:val="0"/>
      <w:marTop w:val="0"/>
      <w:marBottom w:val="0"/>
      <w:divBdr>
        <w:top w:val="none" w:sz="0" w:space="0" w:color="auto"/>
        <w:left w:val="none" w:sz="0" w:space="0" w:color="auto"/>
        <w:bottom w:val="none" w:sz="0" w:space="0" w:color="auto"/>
        <w:right w:val="none" w:sz="0" w:space="0" w:color="auto"/>
      </w:divBdr>
    </w:div>
    <w:div w:id="1526745185">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37644822">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664894554">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23749795">
      <w:bodyDiv w:val="1"/>
      <w:marLeft w:val="0"/>
      <w:marRight w:val="0"/>
      <w:marTop w:val="0"/>
      <w:marBottom w:val="0"/>
      <w:divBdr>
        <w:top w:val="none" w:sz="0" w:space="0" w:color="auto"/>
        <w:left w:val="none" w:sz="0" w:space="0" w:color="auto"/>
        <w:bottom w:val="none" w:sz="0" w:space="0" w:color="auto"/>
        <w:right w:val="none" w:sz="0" w:space="0" w:color="auto"/>
      </w:divBdr>
    </w:div>
    <w:div w:id="1745252140">
      <w:bodyDiv w:val="1"/>
      <w:marLeft w:val="0"/>
      <w:marRight w:val="0"/>
      <w:marTop w:val="0"/>
      <w:marBottom w:val="0"/>
      <w:divBdr>
        <w:top w:val="none" w:sz="0" w:space="0" w:color="auto"/>
        <w:left w:val="none" w:sz="0" w:space="0" w:color="auto"/>
        <w:bottom w:val="none" w:sz="0" w:space="0" w:color="auto"/>
        <w:right w:val="none" w:sz="0" w:space="0" w:color="auto"/>
      </w:divBdr>
    </w:div>
    <w:div w:id="1766145628">
      <w:bodyDiv w:val="1"/>
      <w:marLeft w:val="0"/>
      <w:marRight w:val="0"/>
      <w:marTop w:val="0"/>
      <w:marBottom w:val="0"/>
      <w:divBdr>
        <w:top w:val="none" w:sz="0" w:space="0" w:color="auto"/>
        <w:left w:val="none" w:sz="0" w:space="0" w:color="auto"/>
        <w:bottom w:val="none" w:sz="0" w:space="0" w:color="auto"/>
        <w:right w:val="none" w:sz="0" w:space="0" w:color="auto"/>
      </w:divBdr>
    </w:div>
    <w:div w:id="1774393605">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790316283">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34762341">
      <w:bodyDiv w:val="1"/>
      <w:marLeft w:val="0"/>
      <w:marRight w:val="0"/>
      <w:marTop w:val="0"/>
      <w:marBottom w:val="0"/>
      <w:divBdr>
        <w:top w:val="none" w:sz="0" w:space="0" w:color="auto"/>
        <w:left w:val="none" w:sz="0" w:space="0" w:color="auto"/>
        <w:bottom w:val="none" w:sz="0" w:space="0" w:color="auto"/>
        <w:right w:val="none" w:sz="0" w:space="0" w:color="auto"/>
      </w:divBdr>
    </w:div>
    <w:div w:id="1835536613">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55142817">
      <w:bodyDiv w:val="1"/>
      <w:marLeft w:val="0"/>
      <w:marRight w:val="0"/>
      <w:marTop w:val="0"/>
      <w:marBottom w:val="0"/>
      <w:divBdr>
        <w:top w:val="none" w:sz="0" w:space="0" w:color="auto"/>
        <w:left w:val="none" w:sz="0" w:space="0" w:color="auto"/>
        <w:bottom w:val="none" w:sz="0" w:space="0" w:color="auto"/>
        <w:right w:val="none" w:sz="0" w:space="0" w:color="auto"/>
      </w:divBdr>
    </w:div>
    <w:div w:id="1855918186">
      <w:bodyDiv w:val="1"/>
      <w:marLeft w:val="0"/>
      <w:marRight w:val="0"/>
      <w:marTop w:val="0"/>
      <w:marBottom w:val="0"/>
      <w:divBdr>
        <w:top w:val="none" w:sz="0" w:space="0" w:color="auto"/>
        <w:left w:val="none" w:sz="0" w:space="0" w:color="auto"/>
        <w:bottom w:val="none" w:sz="0" w:space="0" w:color="auto"/>
        <w:right w:val="none" w:sz="0" w:space="0" w:color="auto"/>
      </w:divBdr>
    </w:div>
    <w:div w:id="1867476326">
      <w:bodyDiv w:val="1"/>
      <w:marLeft w:val="0"/>
      <w:marRight w:val="0"/>
      <w:marTop w:val="0"/>
      <w:marBottom w:val="0"/>
      <w:divBdr>
        <w:top w:val="none" w:sz="0" w:space="0" w:color="auto"/>
        <w:left w:val="none" w:sz="0" w:space="0" w:color="auto"/>
        <w:bottom w:val="none" w:sz="0" w:space="0" w:color="auto"/>
        <w:right w:val="none" w:sz="0" w:space="0" w:color="auto"/>
      </w:divBdr>
    </w:div>
    <w:div w:id="1882549254">
      <w:bodyDiv w:val="1"/>
      <w:marLeft w:val="0"/>
      <w:marRight w:val="0"/>
      <w:marTop w:val="0"/>
      <w:marBottom w:val="0"/>
      <w:divBdr>
        <w:top w:val="none" w:sz="0" w:space="0" w:color="auto"/>
        <w:left w:val="none" w:sz="0" w:space="0" w:color="auto"/>
        <w:bottom w:val="none" w:sz="0" w:space="0" w:color="auto"/>
        <w:right w:val="none" w:sz="0" w:space="0" w:color="auto"/>
      </w:divBdr>
    </w:div>
    <w:div w:id="1891765724">
      <w:bodyDiv w:val="1"/>
      <w:marLeft w:val="0"/>
      <w:marRight w:val="0"/>
      <w:marTop w:val="0"/>
      <w:marBottom w:val="0"/>
      <w:divBdr>
        <w:top w:val="none" w:sz="0" w:space="0" w:color="auto"/>
        <w:left w:val="none" w:sz="0" w:space="0" w:color="auto"/>
        <w:bottom w:val="none" w:sz="0" w:space="0" w:color="auto"/>
        <w:right w:val="none" w:sz="0" w:space="0" w:color="auto"/>
      </w:divBdr>
    </w:div>
    <w:div w:id="1902210421">
      <w:bodyDiv w:val="1"/>
      <w:marLeft w:val="0"/>
      <w:marRight w:val="0"/>
      <w:marTop w:val="0"/>
      <w:marBottom w:val="0"/>
      <w:divBdr>
        <w:top w:val="none" w:sz="0" w:space="0" w:color="auto"/>
        <w:left w:val="none" w:sz="0" w:space="0" w:color="auto"/>
        <w:bottom w:val="none" w:sz="0" w:space="0" w:color="auto"/>
        <w:right w:val="none" w:sz="0" w:space="0" w:color="auto"/>
      </w:divBdr>
    </w:div>
    <w:div w:id="1905489716">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23103236">
      <w:bodyDiv w:val="1"/>
      <w:marLeft w:val="0"/>
      <w:marRight w:val="0"/>
      <w:marTop w:val="0"/>
      <w:marBottom w:val="0"/>
      <w:divBdr>
        <w:top w:val="none" w:sz="0" w:space="0" w:color="auto"/>
        <w:left w:val="none" w:sz="0" w:space="0" w:color="auto"/>
        <w:bottom w:val="none" w:sz="0" w:space="0" w:color="auto"/>
        <w:right w:val="none" w:sz="0" w:space="0" w:color="auto"/>
      </w:divBdr>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61254240">
      <w:bodyDiv w:val="1"/>
      <w:marLeft w:val="0"/>
      <w:marRight w:val="0"/>
      <w:marTop w:val="0"/>
      <w:marBottom w:val="0"/>
      <w:divBdr>
        <w:top w:val="none" w:sz="0" w:space="0" w:color="auto"/>
        <w:left w:val="none" w:sz="0" w:space="0" w:color="auto"/>
        <w:bottom w:val="none" w:sz="0" w:space="0" w:color="auto"/>
        <w:right w:val="none" w:sz="0" w:space="0" w:color="auto"/>
      </w:divBdr>
      <w:divsChild>
        <w:div w:id="98062771">
          <w:marLeft w:val="0"/>
          <w:marRight w:val="0"/>
          <w:marTop w:val="0"/>
          <w:marBottom w:val="0"/>
          <w:divBdr>
            <w:top w:val="none" w:sz="0" w:space="0" w:color="auto"/>
            <w:left w:val="none" w:sz="0" w:space="0" w:color="auto"/>
            <w:bottom w:val="none" w:sz="0" w:space="0" w:color="auto"/>
            <w:right w:val="none" w:sz="0" w:space="0" w:color="auto"/>
          </w:divBdr>
          <w:divsChild>
            <w:div w:id="1338191885">
              <w:marLeft w:val="0"/>
              <w:marRight w:val="0"/>
              <w:marTop w:val="0"/>
              <w:marBottom w:val="0"/>
              <w:divBdr>
                <w:top w:val="none" w:sz="0" w:space="0" w:color="auto"/>
                <w:left w:val="none" w:sz="0" w:space="0" w:color="auto"/>
                <w:bottom w:val="none" w:sz="0" w:space="0" w:color="auto"/>
                <w:right w:val="none" w:sz="0" w:space="0" w:color="auto"/>
              </w:divBdr>
              <w:divsChild>
                <w:div w:id="208617909">
                  <w:marLeft w:val="150"/>
                  <w:marRight w:val="150"/>
                  <w:marTop w:val="150"/>
                  <w:marBottom w:val="150"/>
                  <w:divBdr>
                    <w:top w:val="none" w:sz="0" w:space="0" w:color="auto"/>
                    <w:left w:val="none" w:sz="0" w:space="0" w:color="auto"/>
                    <w:bottom w:val="none" w:sz="0" w:space="0" w:color="auto"/>
                    <w:right w:val="none" w:sz="0" w:space="0" w:color="auto"/>
                  </w:divBdr>
                  <w:divsChild>
                    <w:div w:id="16858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0245">
          <w:marLeft w:val="0"/>
          <w:marRight w:val="0"/>
          <w:marTop w:val="0"/>
          <w:marBottom w:val="0"/>
          <w:divBdr>
            <w:top w:val="none" w:sz="0" w:space="0" w:color="auto"/>
            <w:left w:val="none" w:sz="0" w:space="0" w:color="auto"/>
            <w:bottom w:val="none" w:sz="0" w:space="0" w:color="auto"/>
            <w:right w:val="none" w:sz="0" w:space="0" w:color="auto"/>
          </w:divBdr>
          <w:divsChild>
            <w:div w:id="1996565958">
              <w:marLeft w:val="0"/>
              <w:marRight w:val="0"/>
              <w:marTop w:val="0"/>
              <w:marBottom w:val="0"/>
              <w:divBdr>
                <w:top w:val="none" w:sz="0" w:space="0" w:color="auto"/>
                <w:left w:val="none" w:sz="0" w:space="0" w:color="auto"/>
                <w:bottom w:val="none" w:sz="0" w:space="0" w:color="auto"/>
                <w:right w:val="none" w:sz="0" w:space="0" w:color="auto"/>
              </w:divBdr>
              <w:divsChild>
                <w:div w:id="1770928922">
                  <w:marLeft w:val="150"/>
                  <w:marRight w:val="150"/>
                  <w:marTop w:val="150"/>
                  <w:marBottom w:val="150"/>
                  <w:divBdr>
                    <w:top w:val="none" w:sz="0" w:space="0" w:color="auto"/>
                    <w:left w:val="none" w:sz="0" w:space="0" w:color="auto"/>
                    <w:bottom w:val="none" w:sz="0" w:space="0" w:color="auto"/>
                    <w:right w:val="none" w:sz="0" w:space="0" w:color="auto"/>
                  </w:divBdr>
                  <w:divsChild>
                    <w:div w:id="137261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1729">
          <w:marLeft w:val="0"/>
          <w:marRight w:val="0"/>
          <w:marTop w:val="0"/>
          <w:marBottom w:val="0"/>
          <w:divBdr>
            <w:top w:val="none" w:sz="0" w:space="0" w:color="auto"/>
            <w:left w:val="none" w:sz="0" w:space="0" w:color="auto"/>
            <w:bottom w:val="none" w:sz="0" w:space="0" w:color="auto"/>
            <w:right w:val="none" w:sz="0" w:space="0" w:color="auto"/>
          </w:divBdr>
          <w:divsChild>
            <w:div w:id="672534665">
              <w:marLeft w:val="0"/>
              <w:marRight w:val="0"/>
              <w:marTop w:val="0"/>
              <w:marBottom w:val="0"/>
              <w:divBdr>
                <w:top w:val="none" w:sz="0" w:space="0" w:color="auto"/>
                <w:left w:val="none" w:sz="0" w:space="0" w:color="auto"/>
                <w:bottom w:val="none" w:sz="0" w:space="0" w:color="auto"/>
                <w:right w:val="none" w:sz="0" w:space="0" w:color="auto"/>
              </w:divBdr>
              <w:divsChild>
                <w:div w:id="602229666">
                  <w:marLeft w:val="150"/>
                  <w:marRight w:val="150"/>
                  <w:marTop w:val="150"/>
                  <w:marBottom w:val="150"/>
                  <w:divBdr>
                    <w:top w:val="none" w:sz="0" w:space="0" w:color="auto"/>
                    <w:left w:val="none" w:sz="0" w:space="0" w:color="auto"/>
                    <w:bottom w:val="none" w:sz="0" w:space="0" w:color="auto"/>
                    <w:right w:val="none" w:sz="0" w:space="0" w:color="auto"/>
                  </w:divBdr>
                  <w:divsChild>
                    <w:div w:id="16801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31257">
          <w:marLeft w:val="0"/>
          <w:marRight w:val="0"/>
          <w:marTop w:val="0"/>
          <w:marBottom w:val="0"/>
          <w:divBdr>
            <w:top w:val="none" w:sz="0" w:space="0" w:color="auto"/>
            <w:left w:val="none" w:sz="0" w:space="0" w:color="auto"/>
            <w:bottom w:val="none" w:sz="0" w:space="0" w:color="auto"/>
            <w:right w:val="none" w:sz="0" w:space="0" w:color="auto"/>
          </w:divBdr>
          <w:divsChild>
            <w:div w:id="494609526">
              <w:marLeft w:val="0"/>
              <w:marRight w:val="0"/>
              <w:marTop w:val="0"/>
              <w:marBottom w:val="0"/>
              <w:divBdr>
                <w:top w:val="none" w:sz="0" w:space="0" w:color="auto"/>
                <w:left w:val="none" w:sz="0" w:space="0" w:color="auto"/>
                <w:bottom w:val="none" w:sz="0" w:space="0" w:color="auto"/>
                <w:right w:val="none" w:sz="0" w:space="0" w:color="auto"/>
              </w:divBdr>
              <w:divsChild>
                <w:div w:id="1860503833">
                  <w:marLeft w:val="150"/>
                  <w:marRight w:val="150"/>
                  <w:marTop w:val="150"/>
                  <w:marBottom w:val="150"/>
                  <w:divBdr>
                    <w:top w:val="none" w:sz="0" w:space="0" w:color="auto"/>
                    <w:left w:val="none" w:sz="0" w:space="0" w:color="auto"/>
                    <w:bottom w:val="none" w:sz="0" w:space="0" w:color="auto"/>
                    <w:right w:val="none" w:sz="0" w:space="0" w:color="auto"/>
                  </w:divBdr>
                  <w:divsChild>
                    <w:div w:id="9705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0061">
          <w:marLeft w:val="0"/>
          <w:marRight w:val="0"/>
          <w:marTop w:val="0"/>
          <w:marBottom w:val="0"/>
          <w:divBdr>
            <w:top w:val="none" w:sz="0" w:space="0" w:color="auto"/>
            <w:left w:val="none" w:sz="0" w:space="0" w:color="auto"/>
            <w:bottom w:val="none" w:sz="0" w:space="0" w:color="auto"/>
            <w:right w:val="none" w:sz="0" w:space="0" w:color="auto"/>
          </w:divBdr>
          <w:divsChild>
            <w:div w:id="1616476436">
              <w:marLeft w:val="0"/>
              <w:marRight w:val="0"/>
              <w:marTop w:val="0"/>
              <w:marBottom w:val="0"/>
              <w:divBdr>
                <w:top w:val="none" w:sz="0" w:space="0" w:color="auto"/>
                <w:left w:val="none" w:sz="0" w:space="0" w:color="auto"/>
                <w:bottom w:val="none" w:sz="0" w:space="0" w:color="auto"/>
                <w:right w:val="none" w:sz="0" w:space="0" w:color="auto"/>
              </w:divBdr>
              <w:divsChild>
                <w:div w:id="2107923445">
                  <w:marLeft w:val="150"/>
                  <w:marRight w:val="150"/>
                  <w:marTop w:val="150"/>
                  <w:marBottom w:val="150"/>
                  <w:divBdr>
                    <w:top w:val="none" w:sz="0" w:space="0" w:color="auto"/>
                    <w:left w:val="none" w:sz="0" w:space="0" w:color="auto"/>
                    <w:bottom w:val="none" w:sz="0" w:space="0" w:color="auto"/>
                    <w:right w:val="none" w:sz="0" w:space="0" w:color="auto"/>
                  </w:divBdr>
                  <w:divsChild>
                    <w:div w:id="9178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66729">
          <w:marLeft w:val="0"/>
          <w:marRight w:val="0"/>
          <w:marTop w:val="0"/>
          <w:marBottom w:val="0"/>
          <w:divBdr>
            <w:top w:val="none" w:sz="0" w:space="0" w:color="auto"/>
            <w:left w:val="none" w:sz="0" w:space="0" w:color="auto"/>
            <w:bottom w:val="none" w:sz="0" w:space="0" w:color="auto"/>
            <w:right w:val="none" w:sz="0" w:space="0" w:color="auto"/>
          </w:divBdr>
          <w:divsChild>
            <w:div w:id="417095726">
              <w:marLeft w:val="0"/>
              <w:marRight w:val="0"/>
              <w:marTop w:val="0"/>
              <w:marBottom w:val="0"/>
              <w:divBdr>
                <w:top w:val="none" w:sz="0" w:space="0" w:color="auto"/>
                <w:left w:val="none" w:sz="0" w:space="0" w:color="auto"/>
                <w:bottom w:val="none" w:sz="0" w:space="0" w:color="auto"/>
                <w:right w:val="none" w:sz="0" w:space="0" w:color="auto"/>
              </w:divBdr>
              <w:divsChild>
                <w:div w:id="485899449">
                  <w:marLeft w:val="150"/>
                  <w:marRight w:val="150"/>
                  <w:marTop w:val="150"/>
                  <w:marBottom w:val="150"/>
                  <w:divBdr>
                    <w:top w:val="none" w:sz="0" w:space="0" w:color="auto"/>
                    <w:left w:val="none" w:sz="0" w:space="0" w:color="auto"/>
                    <w:bottom w:val="none" w:sz="0" w:space="0" w:color="auto"/>
                    <w:right w:val="none" w:sz="0" w:space="0" w:color="auto"/>
                  </w:divBdr>
                  <w:divsChild>
                    <w:div w:id="16728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2558">
          <w:marLeft w:val="0"/>
          <w:marRight w:val="0"/>
          <w:marTop w:val="0"/>
          <w:marBottom w:val="0"/>
          <w:divBdr>
            <w:top w:val="none" w:sz="0" w:space="0" w:color="auto"/>
            <w:left w:val="none" w:sz="0" w:space="0" w:color="auto"/>
            <w:bottom w:val="none" w:sz="0" w:space="0" w:color="auto"/>
            <w:right w:val="none" w:sz="0" w:space="0" w:color="auto"/>
          </w:divBdr>
          <w:divsChild>
            <w:div w:id="1837722288">
              <w:marLeft w:val="0"/>
              <w:marRight w:val="0"/>
              <w:marTop w:val="0"/>
              <w:marBottom w:val="0"/>
              <w:divBdr>
                <w:top w:val="none" w:sz="0" w:space="0" w:color="auto"/>
                <w:left w:val="none" w:sz="0" w:space="0" w:color="auto"/>
                <w:bottom w:val="none" w:sz="0" w:space="0" w:color="auto"/>
                <w:right w:val="none" w:sz="0" w:space="0" w:color="auto"/>
              </w:divBdr>
              <w:divsChild>
                <w:div w:id="1507668191">
                  <w:marLeft w:val="150"/>
                  <w:marRight w:val="150"/>
                  <w:marTop w:val="150"/>
                  <w:marBottom w:val="150"/>
                  <w:divBdr>
                    <w:top w:val="none" w:sz="0" w:space="0" w:color="auto"/>
                    <w:left w:val="none" w:sz="0" w:space="0" w:color="auto"/>
                    <w:bottom w:val="none" w:sz="0" w:space="0" w:color="auto"/>
                    <w:right w:val="none" w:sz="0" w:space="0" w:color="auto"/>
                  </w:divBdr>
                  <w:divsChild>
                    <w:div w:id="13677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0879">
          <w:marLeft w:val="0"/>
          <w:marRight w:val="0"/>
          <w:marTop w:val="0"/>
          <w:marBottom w:val="0"/>
          <w:divBdr>
            <w:top w:val="none" w:sz="0" w:space="0" w:color="auto"/>
            <w:left w:val="none" w:sz="0" w:space="0" w:color="auto"/>
            <w:bottom w:val="none" w:sz="0" w:space="0" w:color="auto"/>
            <w:right w:val="none" w:sz="0" w:space="0" w:color="auto"/>
          </w:divBdr>
          <w:divsChild>
            <w:div w:id="194853847">
              <w:marLeft w:val="0"/>
              <w:marRight w:val="0"/>
              <w:marTop w:val="0"/>
              <w:marBottom w:val="0"/>
              <w:divBdr>
                <w:top w:val="none" w:sz="0" w:space="0" w:color="auto"/>
                <w:left w:val="none" w:sz="0" w:space="0" w:color="auto"/>
                <w:bottom w:val="none" w:sz="0" w:space="0" w:color="auto"/>
                <w:right w:val="none" w:sz="0" w:space="0" w:color="auto"/>
              </w:divBdr>
              <w:divsChild>
                <w:div w:id="794450617">
                  <w:marLeft w:val="150"/>
                  <w:marRight w:val="150"/>
                  <w:marTop w:val="150"/>
                  <w:marBottom w:val="150"/>
                  <w:divBdr>
                    <w:top w:val="none" w:sz="0" w:space="0" w:color="auto"/>
                    <w:left w:val="none" w:sz="0" w:space="0" w:color="auto"/>
                    <w:bottom w:val="none" w:sz="0" w:space="0" w:color="auto"/>
                    <w:right w:val="none" w:sz="0" w:space="0" w:color="auto"/>
                  </w:divBdr>
                  <w:divsChild>
                    <w:div w:id="1789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19607">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87931583">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2997427">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44742433">
      <w:bodyDiv w:val="1"/>
      <w:marLeft w:val="0"/>
      <w:marRight w:val="0"/>
      <w:marTop w:val="0"/>
      <w:marBottom w:val="0"/>
      <w:divBdr>
        <w:top w:val="none" w:sz="0" w:space="0" w:color="auto"/>
        <w:left w:val="none" w:sz="0" w:space="0" w:color="auto"/>
        <w:bottom w:val="none" w:sz="0" w:space="0" w:color="auto"/>
        <w:right w:val="none" w:sz="0" w:space="0" w:color="auto"/>
      </w:divBdr>
    </w:div>
    <w:div w:id="2065830096">
      <w:bodyDiv w:val="1"/>
      <w:marLeft w:val="0"/>
      <w:marRight w:val="0"/>
      <w:marTop w:val="0"/>
      <w:marBottom w:val="0"/>
      <w:divBdr>
        <w:top w:val="none" w:sz="0" w:space="0" w:color="auto"/>
        <w:left w:val="none" w:sz="0" w:space="0" w:color="auto"/>
        <w:bottom w:val="none" w:sz="0" w:space="0" w:color="auto"/>
        <w:right w:val="none" w:sz="0" w:space="0" w:color="auto"/>
      </w:divBdr>
    </w:div>
    <w:div w:id="2067878080">
      <w:bodyDiv w:val="1"/>
      <w:marLeft w:val="0"/>
      <w:marRight w:val="0"/>
      <w:marTop w:val="0"/>
      <w:marBottom w:val="0"/>
      <w:divBdr>
        <w:top w:val="none" w:sz="0" w:space="0" w:color="auto"/>
        <w:left w:val="none" w:sz="0" w:space="0" w:color="auto"/>
        <w:bottom w:val="none" w:sz="0" w:space="0" w:color="auto"/>
        <w:right w:val="none" w:sz="0" w:space="0" w:color="auto"/>
      </w:divBdr>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1803667">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08499424">
      <w:bodyDiv w:val="1"/>
      <w:marLeft w:val="0"/>
      <w:marRight w:val="0"/>
      <w:marTop w:val="0"/>
      <w:marBottom w:val="0"/>
      <w:divBdr>
        <w:top w:val="none" w:sz="0" w:space="0" w:color="auto"/>
        <w:left w:val="none" w:sz="0" w:space="0" w:color="auto"/>
        <w:bottom w:val="none" w:sz="0" w:space="0" w:color="auto"/>
        <w:right w:val="none" w:sz="0" w:space="0" w:color="auto"/>
      </w:divBdr>
    </w:div>
    <w:div w:id="2123987458">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mailto:patlewig@hotmail.co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mailto:Sipes.nisha@epa.gov" TargetMode="External"/><Relationship Id="rId18" Type="http://schemas.openxmlformats.org/officeDocument/2006/relationships/hyperlink" Target="mailto:nicola.chirico@uninsubria.it" TargetMode="External"/><Relationship Id="rId26" Type="http://schemas.openxmlformats.org/officeDocument/2006/relationships/hyperlink" Target="mailto:Judson.Richard@epa.gov" TargetMode="External"/><Relationship Id="rId39" Type="http://schemas.openxmlformats.org/officeDocument/2006/relationships/hyperlink" Target="mailto:wetmore.barbara@epa.gov" TargetMode="External"/><Relationship Id="rId21" Type="http://schemas.openxmlformats.org/officeDocument/2006/relationships/hyperlink" Target="mailto:DavidsonFritz.Sarah@epa.gov" TargetMode="External"/><Relationship Id="rId34" Type="http://schemas.openxmlformats.org/officeDocument/2006/relationships/hyperlink" Target="mailto:prachipradeep.15@gmail.com" TargetMode="External"/><Relationship Id="rId42" Type="http://schemas.openxmlformats.org/officeDocument/2006/relationships/image" Target="media/image1.png"/><Relationship Id="rId47" Type="http://schemas.openxmlformats.org/officeDocument/2006/relationships/image" Target="media/image6.jpeg"/><Relationship Id="rId50" Type="http://schemas.openxmlformats.org/officeDocument/2006/relationships/image" Target="media/image9.png"/><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l.bertato@uninsubria.it" TargetMode="External"/><Relationship Id="rId29" Type="http://schemas.openxmlformats.org/officeDocument/2006/relationships/comments" Target="comments.xml"/><Relationship Id="rId11" Type="http://schemas.openxmlformats.org/officeDocument/2006/relationships/endnotes" Target="endnotes.xml"/><Relationship Id="rId24" Type="http://schemas.openxmlformats.org/officeDocument/2006/relationships/hyperlink" Target="mailto:rgoldsmith@congruencetx.com" TargetMode="External"/><Relationship Id="rId32" Type="http://schemas.microsoft.com/office/2018/08/relationships/commentsExtensible" Target="commentsExtensible.xml"/><Relationship Id="rId37" Type="http://schemas.openxmlformats.org/officeDocument/2006/relationships/hyperlink" Target="mailto:Thomas.Russell@epa.gov" TargetMode="External"/><Relationship Id="rId40" Type="http://schemas.openxmlformats.org/officeDocument/2006/relationships/hyperlink" Target="mailto:Devito.Michael@epa.gov" TargetMode="External"/><Relationship Id="rId45" Type="http://schemas.openxmlformats.org/officeDocument/2006/relationships/image" Target="media/image4.jpeg"/><Relationship Id="rId53" Type="http://schemas.openxmlformats.org/officeDocument/2006/relationships/image" Target="media/image12.jpeg"/><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hyperlink" Target="mailto:cookchristopher732@gmail.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PadillaMercado.Gilberto@epa.gov" TargetMode="External"/><Relationship Id="rId22" Type="http://schemas.openxmlformats.org/officeDocument/2006/relationships/hyperlink" Target="mailto:john.dibella@simulations-plus.com" TargetMode="External"/><Relationship Id="rId27" Type="http://schemas.openxmlformats.org/officeDocument/2006/relationships/hyperlink" Target="mailto:mlawless@simulations-plus.com" TargetMode="External"/><Relationship Id="rId30" Type="http://schemas.microsoft.com/office/2011/relationships/commentsExtended" Target="commentsExtended.xml"/><Relationship Id="rId35" Type="http://schemas.openxmlformats.org/officeDocument/2006/relationships/hyperlink" Target="mailto:alessandro.sangion@mail.utoronto.ca" TargetMode="External"/><Relationship Id="rId43" Type="http://schemas.openxmlformats.org/officeDocument/2006/relationships/image" Target="media/image2.jpeg"/><Relationship Id="rId48" Type="http://schemas.openxmlformats.org/officeDocument/2006/relationships/image" Target="media/image7.jpe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10.jpeg"/><Relationship Id="rId3" Type="http://schemas.openxmlformats.org/officeDocument/2006/relationships/customXml" Target="../customXml/item3.xml"/><Relationship Id="rId12" Type="http://schemas.openxmlformats.org/officeDocument/2006/relationships/hyperlink" Target="mailto:Wambaugh.john@epa.gov" TargetMode="External"/><Relationship Id="rId17" Type="http://schemas.openxmlformats.org/officeDocument/2006/relationships/hyperlink" Target="mailto:trevor.n.brown@gmail.com" TargetMode="External"/><Relationship Id="rId25" Type="http://schemas.openxmlformats.org/officeDocument/2006/relationships/hyperlink" Target="mailto:cmgrulke@gmail.com" TargetMode="External"/><Relationship Id="rId33" Type="http://schemas.openxmlformats.org/officeDocument/2006/relationships/hyperlink" Target="mailto:ester.papa@uninsubria.it" TargetMode="External"/><Relationship Id="rId38" Type="http://schemas.openxmlformats.org/officeDocument/2006/relationships/hyperlink" Target="mailto:tornero-velez.rogelio@epa.gov" TargetMode="External"/><Relationship Id="rId46" Type="http://schemas.openxmlformats.org/officeDocument/2006/relationships/image" Target="media/image5.jpeg"/><Relationship Id="rId59" Type="http://schemas.openxmlformats.org/officeDocument/2006/relationships/theme" Target="theme/theme1.xml"/><Relationship Id="rId20" Type="http://schemas.openxmlformats.org/officeDocument/2006/relationships/hyperlink" Target="mailto:ddawson@integral-corp.com" TargetMode="External"/><Relationship Id="rId41" Type="http://schemas.openxmlformats.org/officeDocument/2006/relationships/hyperlink" Target="https://github.com/USEPA/CompTox-ExpoCast-invivoPKfit" TargetMode="External"/><Relationship Id="rId54"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jon@arnotresearch.com" TargetMode="External"/><Relationship Id="rId23" Type="http://schemas.openxmlformats.org/officeDocument/2006/relationships/hyperlink" Target="mailto:stephen.ferguson@nih.gov" TargetMode="External"/><Relationship Id="rId28" Type="http://schemas.openxmlformats.org/officeDocument/2006/relationships/hyperlink" Target="mailto:kamel.mansouri@nih.gov" TargetMode="External"/><Relationship Id="rId36" Type="http://schemas.openxmlformats.org/officeDocument/2006/relationships/hyperlink" Target="mailto:sayre.risa@epa.gov" TargetMode="External"/><Relationship Id="rId49" Type="http://schemas.openxmlformats.org/officeDocument/2006/relationships/image" Target="media/image8.png"/><Relationship Id="rId57" Type="http://schemas.openxmlformats.org/officeDocument/2006/relationships/fontTable" Target="fontTable.xml"/><Relationship Id="rId10" Type="http://schemas.openxmlformats.org/officeDocument/2006/relationships/footnotes" Target="footnotes.xml"/><Relationship Id="rId31" Type="http://schemas.microsoft.com/office/2016/09/relationships/commentsIds" Target="commentsIds.xml"/><Relationship Id="rId44" Type="http://schemas.openxmlformats.org/officeDocument/2006/relationships/image" Target="media/image3.jpeg"/><Relationship Id="rId5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_activity xmlns="d703c882-9c47-4b7d-bb15-51a3a1cf1cfe" xsi:nil="true"/>
    <External_x0020_Contributor xmlns="4ffa91fb-a0ff-4ac5-b2db-65c790d184a4" xsi:nil="true"/>
    <TaxKeywordTaxHTField xmlns="4ffa91fb-a0ff-4ac5-b2db-65c790d184a4">
      <Terms xmlns="http://schemas.microsoft.com/office/infopath/2007/PartnerControls"/>
    </TaxKeywordTaxHTField>
    <Records_x0020_Date xmlns="e953e8fd-16bd-4305-9d84-82b4ea6a98e0" xsi:nil="true"/>
    <Record xmlns="4ffa91fb-a0ff-4ac5-b2db-65c790d184a4">Shared</Record>
    <_ip_UnifiedCompliancePolicyProperties xmlns="http://schemas.microsoft.com/sharepoint/v3" xsi:nil="true"/>
    <Rights xmlns="4ffa91fb-a0ff-4ac5-b2db-65c790d184a4" xsi:nil="true"/>
    <Document_x0020_Creation_x0020_Date xmlns="4ffa91fb-a0ff-4ac5-b2db-65c790d184a4">2024-07-20T12:23:36+00:00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Records_x0020_Status xmlns="e953e8fd-16bd-4305-9d84-82b4ea6a98e0">Pending</Records_x0020_Status>
    <EPA_x0020_Contributor xmlns="4ffa91fb-a0ff-4ac5-b2db-65c790d184a4">
      <UserInfo>
        <DisplayName/>
        <AccountId xsi:nil="true"/>
        <AccountType/>
      </UserInfo>
    </EPA_x0020_Contributor>
    <TaxCatchAll xmlns="4ffa91fb-a0ff-4ac5-b2db-65c790d184a4"/>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29f62856-1543-49d4-a736-4569d363f533" ContentTypeId="0x0101" PreviousValue="false"/>
</file>

<file path=customXml/item5.xml><?xml version="1.0" encoding="utf-8"?>
<ct:contentTypeSchema xmlns:ct="http://schemas.microsoft.com/office/2006/metadata/contentType" xmlns:ma="http://schemas.microsoft.com/office/2006/metadata/properties/metaAttributes" ct:_="" ma:_="" ma:contentTypeName="Document" ma:contentTypeID="0x0101007B3A2CA0AD444245964EE9D8461616F8" ma:contentTypeVersion="28" ma:contentTypeDescription="Create a new document." ma:contentTypeScope="" ma:versionID="e44ed29c76066ca1b5affd0490be4e5b">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e953e8fd-16bd-4305-9d84-82b4ea6a98e0" xmlns:ns7="d703c882-9c47-4b7d-bb15-51a3a1cf1cfe" targetNamespace="http://schemas.microsoft.com/office/2006/metadata/properties" ma:root="true" ma:fieldsID="cf9d5c3731ecd242575bc6dca0b9410e" ns1:_="" ns3:_="" ns4:_="" ns5:_="" ns6:_="" ns7:_="">
    <xsd:import namespace="http://schemas.microsoft.com/sharepoint/v3"/>
    <xsd:import namespace="4ffa91fb-a0ff-4ac5-b2db-65c790d184a4"/>
    <xsd:import namespace="http://schemas.microsoft.com/sharepoint.v3"/>
    <xsd:import namespace="http://schemas.microsoft.com/sharepoint/v3/fields"/>
    <xsd:import namespace="e953e8fd-16bd-4305-9d84-82b4ea6a98e0"/>
    <xsd:import namespace="d703c882-9c47-4b7d-bb15-51a3a1cf1cfe"/>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DateTaken" minOccurs="0"/>
                <xsd:element ref="ns7:MediaServiceAutoTags" minOccurs="0"/>
                <xsd:element ref="ns7:MediaServiceOCR" minOccurs="0"/>
                <xsd:element ref="ns7:MediaServiceGenerationTime" minOccurs="0"/>
                <xsd:element ref="ns7:MediaServiceEventHashCode" minOccurs="0"/>
                <xsd:element ref="ns7:MediaServiceLocation" minOccurs="0"/>
                <xsd:element ref="ns7:MediaServiceAutoKeyPoints" minOccurs="0"/>
                <xsd:element ref="ns7:MediaServiceKeyPoints" minOccurs="0"/>
                <xsd:element ref="ns7:MediaLengthInSeconds" minOccurs="0"/>
                <xsd:element ref="ns1:_ip_UnifiedCompliancePolicyProperties" minOccurs="0"/>
                <xsd:element ref="ns1:_ip_UnifiedCompliancePolicyUIAction" minOccurs="0"/>
                <xsd:element ref="ns7:_activity" minOccurs="0"/>
                <xsd:element ref="ns7:MediaServiceObjectDetectorVersions" minOccurs="0"/>
                <xsd:element ref="ns7:MediaServiceSystemTags" minOccurs="0"/>
                <xsd:element ref="ns7: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4" nillable="true" ma:displayName="Unified Compliance Policy Properties" ma:hidden="true" ma:internalName="_ip_UnifiedCompliancePolicyProperties">
      <xsd:simpleType>
        <xsd:restriction base="dms:Note"/>
      </xsd:simpleType>
    </xsd:element>
    <xsd:element name="_ip_UnifiedCompliancePolicyUIAction" ma:index="4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3e12535e-9c71-4429-ad6c-75619513b8bf}" ma:internalName="TaxCatchAllLabel" ma:readOnly="true" ma:showField="CatchAllDataLabel" ma:web="e953e8fd-16bd-4305-9d84-82b4ea6a98e0">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3e12535e-9c71-4429-ad6c-75619513b8bf}" ma:internalName="TaxCatchAll" ma:showField="CatchAllData" ma:web="e953e8fd-16bd-4305-9d84-82b4ea6a98e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53e8fd-16bd-4305-9d84-82b4ea6a98e0"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703c882-9c47-4b7d-bb15-51a3a1cf1cfe" elementFormDefault="qualified">
    <xsd:import namespace="http://schemas.microsoft.com/office/2006/documentManagement/types"/>
    <xsd:import namespace="http://schemas.microsoft.com/office/infopath/2007/PartnerControls"/>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DateTaken" ma:index="35" nillable="true" ma:displayName="MediaServiceDateTaken" ma:hidden="true" ma:internalName="MediaServiceDateTaken" ma:readOnly="true">
      <xsd:simpleType>
        <xsd:restriction base="dms:Text"/>
      </xsd:simpleType>
    </xsd:element>
    <xsd:element name="MediaServiceAutoTags" ma:index="36" nillable="true" ma:displayName="Tags" ma:internalName="MediaServiceAutoTags"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element name="MediaLengthInSeconds" ma:index="43" nillable="true" ma:displayName="Length (seconds)" ma:internalName="MediaLengthInSeconds" ma:readOnly="true">
      <xsd:simpleType>
        <xsd:restriction base="dms:Unknown"/>
      </xsd:simpleType>
    </xsd:element>
    <xsd:element name="_activity" ma:index="46" nillable="true" ma:displayName="_activity" ma:hidden="true" ma:internalName="_activity">
      <xsd:simpleType>
        <xsd:restriction base="dms:Note"/>
      </xsd:simpleType>
    </xsd:element>
    <xsd:element name="MediaServiceObjectDetectorVersions" ma:index="47" nillable="true" ma:displayName="MediaServiceObjectDetectorVersions" ma:description="" ma:hidden="true" ma:indexed="true" ma:internalName="MediaServiceObjectDetectorVersions" ma:readOnly="true">
      <xsd:simpleType>
        <xsd:restriction base="dms:Text"/>
      </xsd:simpleType>
    </xsd:element>
    <xsd:element name="MediaServiceSystemTags" ma:index="48" nillable="true" ma:displayName="MediaServiceSystemTags" ma:hidden="true" ma:internalName="MediaServiceSystemTags" ma:readOnly="true">
      <xsd:simpleType>
        <xsd:restriction base="dms:Note"/>
      </xsd:simpleType>
    </xsd:element>
    <xsd:element name="MediaServiceSearchProperties" ma:index="4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customXml/itemProps2.xml><?xml version="1.0" encoding="utf-8"?>
<ds:datastoreItem xmlns:ds="http://schemas.openxmlformats.org/officeDocument/2006/customXml" ds:itemID="{04191447-128A-402B-845E-E5ADE1B536D6}">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d703c882-9c47-4b7d-bb15-51a3a1cf1cfe"/>
    <ds:schemaRef ds:uri="e953e8fd-16bd-4305-9d84-82b4ea6a98e0"/>
    <ds:schemaRef ds:uri="http://schemas.microsoft.com/sharepoint.v3"/>
  </ds:schemaRefs>
</ds:datastoreItem>
</file>

<file path=customXml/itemProps3.xml><?xml version="1.0" encoding="utf-8"?>
<ds:datastoreItem xmlns:ds="http://schemas.openxmlformats.org/officeDocument/2006/customXml" ds:itemID="{ADC66F8C-D2D2-45D0-95DF-350E371E8CD3}">
  <ds:schemaRefs>
    <ds:schemaRef ds:uri="http://schemas.microsoft.com/sharepoint/v3/contenttype/forms"/>
  </ds:schemaRefs>
</ds:datastoreItem>
</file>

<file path=customXml/itemProps4.xml><?xml version="1.0" encoding="utf-8"?>
<ds:datastoreItem xmlns:ds="http://schemas.openxmlformats.org/officeDocument/2006/customXml" ds:itemID="{AC57021D-31EE-4FE0-980C-8484E9358C2A}">
  <ds:schemaRefs>
    <ds:schemaRef ds:uri="Microsoft.SharePoint.Taxonomy.ContentTypeSync"/>
  </ds:schemaRefs>
</ds:datastoreItem>
</file>

<file path=customXml/itemProps5.xml><?xml version="1.0" encoding="utf-8"?>
<ds:datastoreItem xmlns:ds="http://schemas.openxmlformats.org/officeDocument/2006/customXml" ds:itemID="{BB4EF6B2-E829-4DF2-B77B-58872066B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e953e8fd-16bd-4305-9d84-82b4ea6a98e0"/>
    <ds:schemaRef ds:uri="d703c882-9c47-4b7d-bb15-51a3a1cf1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53</Pages>
  <Words>28204</Words>
  <Characters>160767</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8</cp:revision>
  <dcterms:created xsi:type="dcterms:W3CDTF">2024-08-13T15:12:00Z</dcterms:created>
  <dcterms:modified xsi:type="dcterms:W3CDTF">2024-08-19T17:48:00Z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0x0101007B3A2CA0AD444245964EE9D8461616F8</vt:lpwstr>
  </property>
</Properties>
</file>